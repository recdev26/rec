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341B58" w:rsidRPr="005C188E" w:rsidRDefault="00000000">
      <w:pPr>
        <w:pStyle w:val="Ttulo1"/>
        <w:rPr>
          <w:lang w:val="pt-PT"/>
          <w:rPrChange w:id="0" w:author="Janina Nalagy" w:date="2026-04-16T17:18:00Z" w16du:dateUtc="2026-04-16T15:18:00Z">
            <w:rPr/>
          </w:rPrChange>
        </w:rPr>
      </w:pPr>
      <w:bookmarkStart w:id="1" w:name="_4ctvpp7mpvvh" w:colFirst="0" w:colLast="0"/>
      <w:bookmarkEnd w:id="1"/>
      <w:r w:rsidRPr="005C188E">
        <w:rPr>
          <w:lang w:val="pt-PT"/>
          <w:rPrChange w:id="2" w:author="Janina Nalagy" w:date="2026-04-16T17:18:00Z" w16du:dateUtc="2026-04-16T15:18:00Z">
            <w:rPr/>
          </w:rPrChange>
        </w:rPr>
        <w:t>Textos do Website REC</w:t>
      </w:r>
    </w:p>
    <w:p w14:paraId="00000002" w14:textId="77777777" w:rsidR="00341B58" w:rsidRPr="005C188E" w:rsidRDefault="00000000">
      <w:pPr>
        <w:rPr>
          <w:lang w:val="pt-PT"/>
          <w:rPrChange w:id="3" w:author="Janina Nalagy" w:date="2026-04-16T17:18:00Z" w16du:dateUtc="2026-04-16T15:18:00Z">
            <w:rPr/>
          </w:rPrChange>
        </w:rPr>
      </w:pPr>
      <w:r w:rsidRPr="005C188E">
        <w:rPr>
          <w:lang w:val="pt-PT"/>
          <w:rPrChange w:id="4" w:author="Janina Nalagy" w:date="2026-04-16T17:18:00Z" w16du:dateUtc="2026-04-16T15:18:00Z">
            <w:rPr/>
          </w:rPrChange>
        </w:rPr>
        <w:t xml:space="preserve">Documento com os textos visíveis no </w:t>
      </w:r>
      <w:proofErr w:type="spellStart"/>
      <w:r w:rsidRPr="005C188E">
        <w:rPr>
          <w:lang w:val="pt-PT"/>
          <w:rPrChange w:id="5" w:author="Janina Nalagy" w:date="2026-04-16T17:18:00Z" w16du:dateUtc="2026-04-16T15:18:00Z">
            <w:rPr/>
          </w:rPrChange>
        </w:rPr>
        <w:t>frontend</w:t>
      </w:r>
      <w:proofErr w:type="spellEnd"/>
      <w:r w:rsidRPr="005C188E">
        <w:rPr>
          <w:lang w:val="pt-PT"/>
          <w:rPrChange w:id="6" w:author="Janina Nalagy" w:date="2026-04-16T17:18:00Z" w16du:dateUtc="2026-04-16T15:18:00Z">
            <w:rPr/>
          </w:rPrChange>
        </w:rPr>
        <w:t xml:space="preserve"> do website, organizado por página e por blocos de interface.</w:t>
      </w:r>
    </w:p>
    <w:p w14:paraId="00000003" w14:textId="77777777" w:rsidR="00341B58" w:rsidRPr="005C188E" w:rsidRDefault="00000000">
      <w:pPr>
        <w:pStyle w:val="Ttulo2"/>
        <w:rPr>
          <w:lang w:val="pt-PT"/>
          <w:rPrChange w:id="7" w:author="Janina Nalagy" w:date="2026-04-16T17:18:00Z" w16du:dateUtc="2026-04-16T15:18:00Z">
            <w:rPr/>
          </w:rPrChange>
        </w:rPr>
      </w:pPr>
      <w:bookmarkStart w:id="8" w:name="_1is3izabwyho" w:colFirst="0" w:colLast="0"/>
      <w:bookmarkEnd w:id="8"/>
      <w:r w:rsidRPr="005C188E">
        <w:rPr>
          <w:lang w:val="pt-PT"/>
          <w:rPrChange w:id="9" w:author="Janina Nalagy" w:date="2026-04-16T17:18:00Z" w16du:dateUtc="2026-04-16T15:18:00Z">
            <w:rPr/>
          </w:rPrChange>
        </w:rPr>
        <w:t>Elementos Globais</w:t>
      </w:r>
    </w:p>
    <w:p w14:paraId="00000004" w14:textId="77777777" w:rsidR="00341B58" w:rsidRPr="005C188E" w:rsidRDefault="00000000">
      <w:pPr>
        <w:pStyle w:val="Ttulo3"/>
        <w:rPr>
          <w:lang w:val="pt-PT"/>
          <w:rPrChange w:id="10" w:author="Janina Nalagy" w:date="2026-04-16T17:18:00Z" w16du:dateUtc="2026-04-16T15:18:00Z">
            <w:rPr/>
          </w:rPrChange>
        </w:rPr>
      </w:pPr>
      <w:bookmarkStart w:id="11" w:name="_vnw819bsvvva" w:colFirst="0" w:colLast="0"/>
      <w:bookmarkEnd w:id="11"/>
      <w:proofErr w:type="spellStart"/>
      <w:r w:rsidRPr="005C188E">
        <w:rPr>
          <w:lang w:val="pt-PT"/>
          <w:rPrChange w:id="12" w:author="Janina Nalagy" w:date="2026-04-16T17:18:00Z" w16du:dateUtc="2026-04-16T15:18:00Z">
            <w:rPr/>
          </w:rPrChange>
        </w:rPr>
        <w:t>Header</w:t>
      </w:r>
      <w:proofErr w:type="spellEnd"/>
      <w:r w:rsidRPr="005C188E">
        <w:rPr>
          <w:lang w:val="pt-PT"/>
          <w:rPrChange w:id="13" w:author="Janina Nalagy" w:date="2026-04-16T17:18:00Z" w16du:dateUtc="2026-04-16T15:18:00Z">
            <w:rPr/>
          </w:rPrChange>
        </w:rPr>
        <w:t xml:space="preserve"> e navegação</w:t>
      </w:r>
    </w:p>
    <w:p w14:paraId="00000005" w14:textId="77777777" w:rsidR="00341B58" w:rsidRPr="005C188E" w:rsidRDefault="00000000">
      <w:pPr>
        <w:pStyle w:val="Ttulo4"/>
        <w:rPr>
          <w:lang w:val="pt-PT"/>
          <w:rPrChange w:id="14" w:author="Janina Nalagy" w:date="2026-04-16T17:18:00Z" w16du:dateUtc="2026-04-16T15:18:00Z">
            <w:rPr/>
          </w:rPrChange>
        </w:rPr>
      </w:pPr>
      <w:bookmarkStart w:id="15" w:name="_m6i23dtvfgkv" w:colFirst="0" w:colLast="0"/>
      <w:bookmarkEnd w:id="15"/>
      <w:r w:rsidRPr="005C188E">
        <w:rPr>
          <w:lang w:val="pt-PT"/>
          <w:rPrChange w:id="16" w:author="Janina Nalagy" w:date="2026-04-16T17:18:00Z" w16du:dateUtc="2026-04-16T15:18:00Z">
            <w:rPr/>
          </w:rPrChange>
        </w:rPr>
        <w:t>Top bar (homepage)</w:t>
      </w:r>
    </w:p>
    <w:p w14:paraId="00000006" w14:textId="77777777" w:rsidR="00341B58" w:rsidRPr="005C188E" w:rsidRDefault="00000000">
      <w:pPr>
        <w:numPr>
          <w:ilvl w:val="0"/>
          <w:numId w:val="14"/>
        </w:numPr>
        <w:rPr>
          <w:lang w:val="pt-PT"/>
          <w:rPrChange w:id="17" w:author="Janina Nalagy" w:date="2026-04-16T17:18:00Z" w16du:dateUtc="2026-04-16T15:18:00Z">
            <w:rPr/>
          </w:rPrChange>
        </w:rPr>
      </w:pPr>
      <w:r w:rsidRPr="005C188E">
        <w:rPr>
          <w:lang w:val="pt-PT"/>
          <w:rPrChange w:id="18" w:author="Janina Nalagy" w:date="2026-04-16T17:18:00Z" w16du:dateUtc="2026-04-16T15:18:00Z">
            <w:rPr/>
          </w:rPrChange>
        </w:rPr>
        <w:t>Estamos prontos para valorizar o seu património</w:t>
      </w:r>
    </w:p>
    <w:p w14:paraId="00000007" w14:textId="77777777" w:rsidR="00341B58" w:rsidRPr="005C188E" w:rsidRDefault="00000000">
      <w:pPr>
        <w:numPr>
          <w:ilvl w:val="0"/>
          <w:numId w:val="14"/>
        </w:numPr>
        <w:rPr>
          <w:lang w:val="pt-PT"/>
          <w:rPrChange w:id="19" w:author="Janina Nalagy" w:date="2026-04-16T17:18:00Z" w16du:dateUtc="2026-04-16T15:18:00Z">
            <w:rPr/>
          </w:rPrChange>
        </w:rPr>
      </w:pPr>
      <w:r w:rsidRPr="005C188E">
        <w:rPr>
          <w:lang w:val="pt-PT"/>
          <w:rPrChange w:id="20" w:author="Janina Nalagy" w:date="2026-04-16T17:18:00Z" w16du:dateUtc="2026-04-16T15:18:00Z">
            <w:rPr/>
          </w:rPrChange>
        </w:rPr>
        <w:t>Contacte-nos</w:t>
      </w:r>
    </w:p>
    <w:p w14:paraId="00000008" w14:textId="77777777" w:rsidR="00341B58" w:rsidRPr="005C188E" w:rsidRDefault="00000000">
      <w:pPr>
        <w:numPr>
          <w:ilvl w:val="0"/>
          <w:numId w:val="14"/>
        </w:numPr>
        <w:rPr>
          <w:lang w:val="pt-PT"/>
          <w:rPrChange w:id="21" w:author="Janina Nalagy" w:date="2026-04-16T17:18:00Z" w16du:dateUtc="2026-04-16T15:18:00Z">
            <w:rPr/>
          </w:rPrChange>
        </w:rPr>
      </w:pPr>
      <w:r w:rsidRPr="005C188E">
        <w:rPr>
          <w:lang w:val="pt-PT"/>
          <w:rPrChange w:id="22" w:author="Janina Nalagy" w:date="2026-04-16T17:18:00Z" w16du:dateUtc="2026-04-16T15:18:00Z">
            <w:rPr/>
          </w:rPrChange>
        </w:rPr>
        <w:t>Siga-nos:</w:t>
      </w:r>
    </w:p>
    <w:p w14:paraId="00000009" w14:textId="76EE2E4E" w:rsidR="00341B58" w:rsidRPr="005C188E" w:rsidRDefault="00000000">
      <w:pPr>
        <w:numPr>
          <w:ilvl w:val="0"/>
          <w:numId w:val="14"/>
        </w:numPr>
        <w:rPr>
          <w:lang w:val="pt-PT"/>
          <w:rPrChange w:id="23" w:author="Janina Nalagy" w:date="2026-04-16T17:18:00Z" w16du:dateUtc="2026-04-16T15:18:00Z">
            <w:rPr/>
          </w:rPrChange>
        </w:rPr>
      </w:pPr>
      <w:r w:rsidRPr="005C188E">
        <w:rPr>
          <w:lang w:val="pt-PT"/>
          <w:rPrChange w:id="24" w:author="Janina Nalagy" w:date="2026-04-16T17:18:00Z" w16du:dateUtc="2026-04-16T15:18:00Z">
            <w:rPr/>
          </w:rPrChange>
        </w:rPr>
        <w:t>Facebook</w:t>
      </w:r>
      <w:r w:rsidR="00763019" w:rsidRPr="005C188E">
        <w:rPr>
          <w:lang w:val="pt-PT"/>
          <w:rPrChange w:id="25" w:author="Janina Nalagy" w:date="2026-04-16T17:18:00Z" w16du:dateUtc="2026-04-16T15:18:00Z">
            <w:rPr/>
          </w:rPrChange>
        </w:rPr>
        <w:t xml:space="preserve"> - </w:t>
      </w:r>
      <w:r w:rsidR="00763019" w:rsidRPr="005C188E">
        <w:rPr>
          <w:lang w:val="pt-PT"/>
          <w:rPrChange w:id="26" w:author="Janina Nalagy" w:date="2026-04-16T17:18:00Z" w16du:dateUtc="2026-04-16T15:18:00Z">
            <w:rPr/>
          </w:rPrChange>
        </w:rPr>
        <w:t>https://www.facebook.com/share/18M9FZFAPJ/?mibextid=wwXIfr</w:t>
      </w:r>
    </w:p>
    <w:p w14:paraId="0000000A" w14:textId="704CE7E1" w:rsidR="00341B58" w:rsidRPr="005C188E" w:rsidRDefault="00000000">
      <w:pPr>
        <w:numPr>
          <w:ilvl w:val="0"/>
          <w:numId w:val="14"/>
        </w:numPr>
        <w:rPr>
          <w:lang w:val="pt-PT"/>
          <w:rPrChange w:id="27" w:author="Janina Nalagy" w:date="2026-04-16T17:18:00Z" w16du:dateUtc="2026-04-16T15:18:00Z">
            <w:rPr/>
          </w:rPrChange>
        </w:rPr>
      </w:pPr>
      <w:r w:rsidRPr="005C188E">
        <w:rPr>
          <w:lang w:val="pt-PT"/>
          <w:rPrChange w:id="28" w:author="Janina Nalagy" w:date="2026-04-16T17:18:00Z" w16du:dateUtc="2026-04-16T15:18:00Z">
            <w:rPr/>
          </w:rPrChange>
        </w:rPr>
        <w:t>Instagram</w:t>
      </w:r>
      <w:r w:rsidR="00763019" w:rsidRPr="005C188E">
        <w:rPr>
          <w:lang w:val="pt-PT"/>
          <w:rPrChange w:id="29" w:author="Janina Nalagy" w:date="2026-04-16T17:18:00Z" w16du:dateUtc="2026-04-16T15:18:00Z">
            <w:rPr/>
          </w:rPrChange>
        </w:rPr>
        <w:t xml:space="preserve"> - </w:t>
      </w:r>
      <w:r w:rsidR="00763019" w:rsidRPr="005C188E">
        <w:rPr>
          <w:lang w:val="pt-PT"/>
          <w:rPrChange w:id="30" w:author="Janina Nalagy" w:date="2026-04-16T17:18:00Z" w16du:dateUtc="2026-04-16T15:18:00Z">
            <w:rPr/>
          </w:rPrChange>
        </w:rPr>
        <w:t>https://www.instagram.com/rec.co.mz?igsh=MXFocXphOXpjbWk2Yw==</w:t>
      </w:r>
    </w:p>
    <w:p w14:paraId="0000000B" w14:textId="2A4BCE33" w:rsidR="00341B58" w:rsidRPr="005C188E" w:rsidRDefault="00000000">
      <w:pPr>
        <w:numPr>
          <w:ilvl w:val="0"/>
          <w:numId w:val="14"/>
        </w:numPr>
        <w:rPr>
          <w:lang w:val="pt-PT"/>
          <w:rPrChange w:id="31" w:author="Janina Nalagy" w:date="2026-04-16T17:18:00Z" w16du:dateUtc="2026-04-16T15:18:00Z">
            <w:rPr/>
          </w:rPrChange>
        </w:rPr>
      </w:pPr>
      <w:proofErr w:type="spellStart"/>
      <w:r w:rsidRPr="005C188E">
        <w:rPr>
          <w:lang w:val="pt-PT"/>
          <w:rPrChange w:id="32" w:author="Janina Nalagy" w:date="2026-04-16T17:18:00Z" w16du:dateUtc="2026-04-16T15:18:00Z">
            <w:rPr/>
          </w:rPrChange>
        </w:rPr>
        <w:t>LinkedIn</w:t>
      </w:r>
      <w:proofErr w:type="spellEnd"/>
      <w:r w:rsidR="00763019" w:rsidRPr="005C188E">
        <w:rPr>
          <w:lang w:val="pt-PT"/>
          <w:rPrChange w:id="33" w:author="Janina Nalagy" w:date="2026-04-16T17:18:00Z" w16du:dateUtc="2026-04-16T15:18:00Z">
            <w:rPr/>
          </w:rPrChange>
        </w:rPr>
        <w:t xml:space="preserve"> - </w:t>
      </w:r>
    </w:p>
    <w:p w14:paraId="0000000C" w14:textId="77777777" w:rsidR="00341B58" w:rsidRPr="005C188E" w:rsidRDefault="00000000">
      <w:pPr>
        <w:pStyle w:val="Ttulo4"/>
        <w:rPr>
          <w:lang w:val="pt-PT"/>
          <w:rPrChange w:id="34" w:author="Janina Nalagy" w:date="2026-04-16T17:18:00Z" w16du:dateUtc="2026-04-16T15:18:00Z">
            <w:rPr/>
          </w:rPrChange>
        </w:rPr>
      </w:pPr>
      <w:bookmarkStart w:id="35" w:name="_ysfiurgl2grm" w:colFirst="0" w:colLast="0"/>
      <w:bookmarkEnd w:id="35"/>
      <w:r w:rsidRPr="005C188E">
        <w:rPr>
          <w:lang w:val="pt-PT"/>
          <w:rPrChange w:id="36" w:author="Janina Nalagy" w:date="2026-04-16T17:18:00Z" w16du:dateUtc="2026-04-16T15:18:00Z">
            <w:rPr/>
          </w:rPrChange>
        </w:rPr>
        <w:t>Banda informativa (homepage)</w:t>
      </w:r>
    </w:p>
    <w:p w14:paraId="0000000D" w14:textId="77777777" w:rsidR="00341B58" w:rsidRPr="005C188E" w:rsidRDefault="00000000">
      <w:pPr>
        <w:numPr>
          <w:ilvl w:val="0"/>
          <w:numId w:val="62"/>
        </w:numPr>
        <w:rPr>
          <w:lang w:val="pt-PT"/>
          <w:rPrChange w:id="37" w:author="Janina Nalagy" w:date="2026-04-16T17:18:00Z" w16du:dateUtc="2026-04-16T15:18:00Z">
            <w:rPr/>
          </w:rPrChange>
        </w:rPr>
      </w:pPr>
      <w:r w:rsidRPr="005C188E">
        <w:rPr>
          <w:lang w:val="pt-PT"/>
          <w:rPrChange w:id="38" w:author="Janina Nalagy" w:date="2026-04-16T17:18:00Z" w16du:dateUtc="2026-04-16T15:18:00Z">
            <w:rPr/>
          </w:rPrChange>
        </w:rPr>
        <w:t>Email</w:t>
      </w:r>
    </w:p>
    <w:p w14:paraId="0000000E" w14:textId="77777777" w:rsidR="00341B58" w:rsidRPr="005C188E" w:rsidRDefault="00000000">
      <w:pPr>
        <w:numPr>
          <w:ilvl w:val="0"/>
          <w:numId w:val="62"/>
        </w:numPr>
        <w:rPr>
          <w:lang w:val="pt-PT"/>
          <w:rPrChange w:id="39" w:author="Janina Nalagy" w:date="2026-04-16T17:18:00Z" w16du:dateUtc="2026-04-16T15:18:00Z">
            <w:rPr/>
          </w:rPrChange>
        </w:rPr>
      </w:pPr>
      <w:r w:rsidRPr="005C188E">
        <w:rPr>
          <w:lang w:val="pt-PT"/>
          <w:rPrChange w:id="40" w:author="Janina Nalagy" w:date="2026-04-16T17:18:00Z" w16du:dateUtc="2026-04-16T15:18:00Z">
            <w:rPr/>
          </w:rPrChange>
        </w:rPr>
        <w:t>consulting@rec.co.mz</w:t>
      </w:r>
    </w:p>
    <w:p w14:paraId="0000000F" w14:textId="77777777" w:rsidR="00341B58" w:rsidRPr="005C188E" w:rsidRDefault="00000000">
      <w:pPr>
        <w:numPr>
          <w:ilvl w:val="0"/>
          <w:numId w:val="62"/>
        </w:numPr>
        <w:rPr>
          <w:lang w:val="pt-PT"/>
          <w:rPrChange w:id="41" w:author="Janina Nalagy" w:date="2026-04-16T17:18:00Z" w16du:dateUtc="2026-04-16T15:18:00Z">
            <w:rPr/>
          </w:rPrChange>
        </w:rPr>
      </w:pPr>
      <w:r w:rsidRPr="005C188E">
        <w:rPr>
          <w:lang w:val="pt-PT"/>
          <w:rPrChange w:id="42" w:author="Janina Nalagy" w:date="2026-04-16T17:18:00Z" w16du:dateUtc="2026-04-16T15:18:00Z">
            <w:rPr/>
          </w:rPrChange>
        </w:rPr>
        <w:t>Ligue-nos</w:t>
      </w:r>
    </w:p>
    <w:p w14:paraId="00000010" w14:textId="35D69148" w:rsidR="00341B58" w:rsidRPr="005C188E" w:rsidDel="00763019" w:rsidRDefault="00763019">
      <w:pPr>
        <w:numPr>
          <w:ilvl w:val="0"/>
          <w:numId w:val="62"/>
        </w:numPr>
        <w:rPr>
          <w:del w:id="43" w:author="Janina Nalagy" w:date="2026-04-16T16:37:00Z" w16du:dateUtc="2026-04-16T14:37:00Z"/>
          <w:lang w:val="pt-PT"/>
          <w:rPrChange w:id="44" w:author="Janina Nalagy" w:date="2026-04-16T17:18:00Z" w16du:dateUtc="2026-04-16T15:18:00Z">
            <w:rPr>
              <w:del w:id="45" w:author="Janina Nalagy" w:date="2026-04-16T16:37:00Z" w16du:dateUtc="2026-04-16T14:37:00Z"/>
            </w:rPr>
          </w:rPrChange>
        </w:rPr>
      </w:pPr>
      <w:ins w:id="46" w:author="Janina Nalagy" w:date="2026-04-16T16:37:00Z" w16du:dateUtc="2026-04-16T14:37:00Z">
        <w:r w:rsidRPr="005C188E">
          <w:rPr>
            <w:lang w:val="pt-PT"/>
            <w:rPrChange w:id="47" w:author="Janina Nalagy" w:date="2026-04-16T17:18:00Z" w16du:dateUtc="2026-04-16T15:18:00Z">
              <w:rPr/>
            </w:rPrChange>
          </w:rPr>
          <w:t>+258 84 3822494 / +258 21 505 000</w:t>
        </w:r>
      </w:ins>
      <w:del w:id="48" w:author="Janina Nalagy" w:date="2026-04-16T16:37:00Z" w16du:dateUtc="2026-04-16T14:37:00Z">
        <w:r w:rsidR="00000000" w:rsidRPr="005C188E" w:rsidDel="00763019">
          <w:rPr>
            <w:lang w:val="pt-PT"/>
            <w:rPrChange w:id="49" w:author="Janina Nalagy" w:date="2026-04-16T17:18:00Z" w16du:dateUtc="2026-04-16T15:18:00Z">
              <w:rPr/>
            </w:rPrChange>
          </w:rPr>
          <w:delText>+258</w:delText>
        </w:r>
        <w:r w:rsidR="00522421" w:rsidRPr="005C188E" w:rsidDel="00763019">
          <w:rPr>
            <w:lang w:val="pt-PT"/>
            <w:rPrChange w:id="50" w:author="Janina Nalagy" w:date="2026-04-16T17:18:00Z" w16du:dateUtc="2026-04-16T15:18:00Z">
              <w:rPr/>
            </w:rPrChange>
          </w:rPr>
          <w:delText xml:space="preserve"> 84 3822494 / </w:delText>
        </w:r>
        <w:r w:rsidR="00522421" w:rsidRPr="005C188E" w:rsidDel="00763019">
          <w:rPr>
            <w:lang w:val="pt-PT"/>
            <w:rPrChange w:id="51" w:author="Janina Nalagy" w:date="2026-04-16T17:18:00Z" w16du:dateUtc="2026-04-16T15:18:00Z">
              <w:rPr/>
            </w:rPrChange>
          </w:rPr>
          <w:delText>+258</w:delText>
        </w:r>
        <w:r w:rsidR="00000000" w:rsidRPr="005C188E" w:rsidDel="00763019">
          <w:rPr>
            <w:lang w:val="pt-PT"/>
            <w:rPrChange w:id="52" w:author="Janina Nalagy" w:date="2026-04-16T17:18:00Z" w16du:dateUtc="2026-04-16T15:18:00Z">
              <w:rPr/>
            </w:rPrChange>
          </w:rPr>
          <w:delText xml:space="preserve"> 21 505 000</w:delText>
        </w:r>
      </w:del>
    </w:p>
    <w:p w14:paraId="00000011" w14:textId="77777777" w:rsidR="00341B58" w:rsidRPr="005C188E" w:rsidRDefault="00000000">
      <w:pPr>
        <w:numPr>
          <w:ilvl w:val="0"/>
          <w:numId w:val="62"/>
        </w:numPr>
        <w:rPr>
          <w:lang w:val="pt-PT"/>
          <w:rPrChange w:id="53" w:author="Janina Nalagy" w:date="2026-04-16T17:18:00Z" w16du:dateUtc="2026-04-16T15:18:00Z">
            <w:rPr/>
          </w:rPrChange>
        </w:rPr>
      </w:pPr>
      <w:r w:rsidRPr="005C188E">
        <w:rPr>
          <w:lang w:val="pt-PT"/>
          <w:rPrChange w:id="54" w:author="Janina Nalagy" w:date="2026-04-16T17:18:00Z" w16du:dateUtc="2026-04-16T15:18:00Z">
            <w:rPr/>
          </w:rPrChange>
        </w:rPr>
        <w:t>Horário</w:t>
      </w:r>
    </w:p>
    <w:p w14:paraId="00000012" w14:textId="77777777" w:rsidR="00341B58" w:rsidRPr="005C188E" w:rsidRDefault="00000000">
      <w:pPr>
        <w:numPr>
          <w:ilvl w:val="0"/>
          <w:numId w:val="62"/>
        </w:numPr>
        <w:rPr>
          <w:lang w:val="pt-PT"/>
          <w:rPrChange w:id="55" w:author="Janina Nalagy" w:date="2026-04-16T17:18:00Z" w16du:dateUtc="2026-04-16T15:18:00Z">
            <w:rPr/>
          </w:rPrChange>
        </w:rPr>
      </w:pPr>
      <w:proofErr w:type="spellStart"/>
      <w:r w:rsidRPr="005C188E">
        <w:rPr>
          <w:lang w:val="pt-PT"/>
          <w:rPrChange w:id="56" w:author="Janina Nalagy" w:date="2026-04-16T17:18:00Z" w16du:dateUtc="2026-04-16T15:18:00Z">
            <w:rPr/>
          </w:rPrChange>
        </w:rPr>
        <w:t>Seg-Sex</w:t>
      </w:r>
      <w:proofErr w:type="spellEnd"/>
      <w:r w:rsidRPr="005C188E">
        <w:rPr>
          <w:lang w:val="pt-PT"/>
          <w:rPrChange w:id="57" w:author="Janina Nalagy" w:date="2026-04-16T17:18:00Z" w16du:dateUtc="2026-04-16T15:18:00Z">
            <w:rPr/>
          </w:rPrChange>
        </w:rPr>
        <w:t>: 08h00-17h00</w:t>
      </w:r>
    </w:p>
    <w:p w14:paraId="00000013" w14:textId="77777777" w:rsidR="00341B58" w:rsidRPr="005C188E" w:rsidRDefault="00000000">
      <w:pPr>
        <w:numPr>
          <w:ilvl w:val="0"/>
          <w:numId w:val="62"/>
        </w:numPr>
        <w:rPr>
          <w:lang w:val="pt-PT"/>
          <w:rPrChange w:id="58" w:author="Janina Nalagy" w:date="2026-04-16T17:18:00Z" w16du:dateUtc="2026-04-16T15:18:00Z">
            <w:rPr/>
          </w:rPrChange>
        </w:rPr>
      </w:pPr>
      <w:r w:rsidRPr="005C188E">
        <w:rPr>
          <w:lang w:val="pt-PT"/>
          <w:rPrChange w:id="59" w:author="Janina Nalagy" w:date="2026-04-16T17:18:00Z" w16du:dateUtc="2026-04-16T15:18:00Z">
            <w:rPr/>
          </w:rPrChange>
        </w:rPr>
        <w:t>Localização</w:t>
      </w:r>
    </w:p>
    <w:p w14:paraId="00000014" w14:textId="77777777" w:rsidR="00341B58" w:rsidRPr="005C188E" w:rsidRDefault="00000000">
      <w:pPr>
        <w:numPr>
          <w:ilvl w:val="0"/>
          <w:numId w:val="62"/>
        </w:numPr>
        <w:rPr>
          <w:lang w:val="pt-PT"/>
          <w:rPrChange w:id="60" w:author="Janina Nalagy" w:date="2026-04-16T17:18:00Z" w16du:dateUtc="2026-04-16T15:18:00Z">
            <w:rPr/>
          </w:rPrChange>
        </w:rPr>
      </w:pPr>
      <w:r w:rsidRPr="005C188E">
        <w:rPr>
          <w:lang w:val="pt-PT"/>
          <w:rPrChange w:id="61" w:author="Janina Nalagy" w:date="2026-04-16T17:18:00Z" w16du:dateUtc="2026-04-16T15:18:00Z">
            <w:rPr/>
          </w:rPrChange>
        </w:rPr>
        <w:t>Av. FPLM, nº 857, Maputo</w:t>
      </w:r>
    </w:p>
    <w:p w14:paraId="00000015" w14:textId="77777777" w:rsidR="00341B58" w:rsidRPr="005C188E" w:rsidRDefault="00000000">
      <w:pPr>
        <w:pStyle w:val="Ttulo4"/>
        <w:rPr>
          <w:lang w:val="pt-PT"/>
          <w:rPrChange w:id="62" w:author="Janina Nalagy" w:date="2026-04-16T17:18:00Z" w16du:dateUtc="2026-04-16T15:18:00Z">
            <w:rPr/>
          </w:rPrChange>
        </w:rPr>
      </w:pPr>
      <w:bookmarkStart w:id="63" w:name="_aeeirte2s57" w:colFirst="0" w:colLast="0"/>
      <w:bookmarkEnd w:id="63"/>
      <w:r w:rsidRPr="005C188E">
        <w:rPr>
          <w:lang w:val="pt-PT"/>
          <w:rPrChange w:id="64" w:author="Janina Nalagy" w:date="2026-04-16T17:18:00Z" w16du:dateUtc="2026-04-16T15:18:00Z">
            <w:rPr/>
          </w:rPrChange>
        </w:rPr>
        <w:t>Menu principal</w:t>
      </w:r>
    </w:p>
    <w:p w14:paraId="00000016" w14:textId="77777777" w:rsidR="00341B58" w:rsidRPr="005C188E" w:rsidRDefault="00000000">
      <w:pPr>
        <w:numPr>
          <w:ilvl w:val="0"/>
          <w:numId w:val="23"/>
        </w:numPr>
        <w:rPr>
          <w:lang w:val="pt-PT"/>
          <w:rPrChange w:id="65" w:author="Janina Nalagy" w:date="2026-04-16T17:18:00Z" w16du:dateUtc="2026-04-16T15:18:00Z">
            <w:rPr/>
          </w:rPrChange>
        </w:rPr>
      </w:pPr>
      <w:r w:rsidRPr="005C188E">
        <w:rPr>
          <w:lang w:val="pt-PT"/>
          <w:rPrChange w:id="66" w:author="Janina Nalagy" w:date="2026-04-16T17:18:00Z" w16du:dateUtc="2026-04-16T15:18:00Z">
            <w:rPr/>
          </w:rPrChange>
        </w:rPr>
        <w:t>Início</w:t>
      </w:r>
    </w:p>
    <w:p w14:paraId="00000017" w14:textId="77777777" w:rsidR="00341B58" w:rsidRPr="005C188E" w:rsidRDefault="00000000">
      <w:pPr>
        <w:numPr>
          <w:ilvl w:val="0"/>
          <w:numId w:val="23"/>
        </w:numPr>
        <w:rPr>
          <w:lang w:val="pt-PT"/>
          <w:rPrChange w:id="67" w:author="Janina Nalagy" w:date="2026-04-16T17:18:00Z" w16du:dateUtc="2026-04-16T15:18:00Z">
            <w:rPr/>
          </w:rPrChange>
        </w:rPr>
      </w:pPr>
      <w:r w:rsidRPr="005C188E">
        <w:rPr>
          <w:lang w:val="pt-PT"/>
          <w:rPrChange w:id="68" w:author="Janina Nalagy" w:date="2026-04-16T17:18:00Z" w16du:dateUtc="2026-04-16T15:18:00Z">
            <w:rPr/>
          </w:rPrChange>
        </w:rPr>
        <w:t>Sobre Nós</w:t>
      </w:r>
    </w:p>
    <w:p w14:paraId="00000018" w14:textId="77777777" w:rsidR="00341B58" w:rsidRPr="005C188E" w:rsidRDefault="00000000">
      <w:pPr>
        <w:numPr>
          <w:ilvl w:val="0"/>
          <w:numId w:val="23"/>
        </w:numPr>
        <w:rPr>
          <w:lang w:val="pt-PT"/>
          <w:rPrChange w:id="69" w:author="Janina Nalagy" w:date="2026-04-16T17:18:00Z" w16du:dateUtc="2026-04-16T15:18:00Z">
            <w:rPr/>
          </w:rPrChange>
        </w:rPr>
      </w:pPr>
      <w:r w:rsidRPr="005C188E">
        <w:rPr>
          <w:lang w:val="pt-PT"/>
          <w:rPrChange w:id="70" w:author="Janina Nalagy" w:date="2026-04-16T17:18:00Z" w16du:dateUtc="2026-04-16T15:18:00Z">
            <w:rPr/>
          </w:rPrChange>
        </w:rPr>
        <w:t>Serviços</w:t>
      </w:r>
    </w:p>
    <w:p w14:paraId="00000019" w14:textId="77777777" w:rsidR="00341B58" w:rsidRPr="005C188E" w:rsidRDefault="00000000">
      <w:pPr>
        <w:numPr>
          <w:ilvl w:val="0"/>
          <w:numId w:val="23"/>
        </w:numPr>
        <w:rPr>
          <w:lang w:val="pt-PT"/>
          <w:rPrChange w:id="71" w:author="Janina Nalagy" w:date="2026-04-16T17:18:00Z" w16du:dateUtc="2026-04-16T15:18:00Z">
            <w:rPr/>
          </w:rPrChange>
        </w:rPr>
      </w:pPr>
      <w:r w:rsidRPr="005C188E">
        <w:rPr>
          <w:lang w:val="pt-PT"/>
          <w:rPrChange w:id="72" w:author="Janina Nalagy" w:date="2026-04-16T17:18:00Z" w16du:dateUtc="2026-04-16T15:18:00Z">
            <w:rPr/>
          </w:rPrChange>
        </w:rPr>
        <w:t>Avaliação e Consultoria</w:t>
      </w:r>
    </w:p>
    <w:p w14:paraId="0000001A" w14:textId="77777777" w:rsidR="00341B58" w:rsidRPr="005C188E" w:rsidRDefault="00000000">
      <w:pPr>
        <w:numPr>
          <w:ilvl w:val="0"/>
          <w:numId w:val="23"/>
        </w:numPr>
        <w:rPr>
          <w:lang w:val="pt-PT"/>
          <w:rPrChange w:id="73" w:author="Janina Nalagy" w:date="2026-04-16T17:18:00Z" w16du:dateUtc="2026-04-16T15:18:00Z">
            <w:rPr/>
          </w:rPrChange>
        </w:rPr>
      </w:pPr>
      <w:r w:rsidRPr="005C188E">
        <w:rPr>
          <w:lang w:val="pt-PT"/>
          <w:rPrChange w:id="74" w:author="Janina Nalagy" w:date="2026-04-16T17:18:00Z" w16du:dateUtc="2026-04-16T15:18:00Z">
            <w:rPr/>
          </w:rPrChange>
        </w:rPr>
        <w:t>Gestão de Projectos</w:t>
      </w:r>
    </w:p>
    <w:p w14:paraId="0000001B" w14:textId="77777777" w:rsidR="00341B58" w:rsidRPr="005C188E" w:rsidRDefault="00000000">
      <w:pPr>
        <w:numPr>
          <w:ilvl w:val="0"/>
          <w:numId w:val="23"/>
        </w:numPr>
        <w:rPr>
          <w:lang w:val="pt-PT"/>
          <w:rPrChange w:id="75" w:author="Janina Nalagy" w:date="2026-04-16T17:18:00Z" w16du:dateUtc="2026-04-16T15:18:00Z">
            <w:rPr/>
          </w:rPrChange>
        </w:rPr>
      </w:pPr>
      <w:r w:rsidRPr="005C188E">
        <w:rPr>
          <w:lang w:val="pt-PT"/>
          <w:rPrChange w:id="76" w:author="Janina Nalagy" w:date="2026-04-16T17:18:00Z" w16du:dateUtc="2026-04-16T15:18:00Z">
            <w:rPr/>
          </w:rPrChange>
        </w:rPr>
        <w:t>Peritagens Técnicas</w:t>
      </w:r>
    </w:p>
    <w:p w14:paraId="0000001C" w14:textId="77777777" w:rsidR="00341B58" w:rsidRPr="005C188E" w:rsidRDefault="00000000">
      <w:pPr>
        <w:numPr>
          <w:ilvl w:val="0"/>
          <w:numId w:val="23"/>
        </w:numPr>
        <w:rPr>
          <w:lang w:val="pt-PT"/>
          <w:rPrChange w:id="77" w:author="Janina Nalagy" w:date="2026-04-16T17:18:00Z" w16du:dateUtc="2026-04-16T15:18:00Z">
            <w:rPr/>
          </w:rPrChange>
        </w:rPr>
      </w:pPr>
      <w:r w:rsidRPr="005C188E">
        <w:rPr>
          <w:lang w:val="pt-PT"/>
          <w:rPrChange w:id="78" w:author="Janina Nalagy" w:date="2026-04-16T17:18:00Z" w16du:dateUtc="2026-04-16T15:18:00Z">
            <w:rPr/>
          </w:rPrChange>
        </w:rPr>
        <w:t>Blog</w:t>
      </w:r>
    </w:p>
    <w:p w14:paraId="0000001D" w14:textId="77777777" w:rsidR="00341B58" w:rsidRPr="005C188E" w:rsidRDefault="00000000">
      <w:pPr>
        <w:numPr>
          <w:ilvl w:val="0"/>
          <w:numId w:val="23"/>
        </w:numPr>
        <w:rPr>
          <w:lang w:val="pt-PT"/>
          <w:rPrChange w:id="79" w:author="Janina Nalagy" w:date="2026-04-16T17:18:00Z" w16du:dateUtc="2026-04-16T15:18:00Z">
            <w:rPr/>
          </w:rPrChange>
        </w:rPr>
      </w:pPr>
      <w:r w:rsidRPr="005C188E">
        <w:rPr>
          <w:lang w:val="pt-PT"/>
          <w:rPrChange w:id="80" w:author="Janina Nalagy" w:date="2026-04-16T17:18:00Z" w16du:dateUtc="2026-04-16T15:18:00Z">
            <w:rPr/>
          </w:rPrChange>
        </w:rPr>
        <w:t>Contactos</w:t>
      </w:r>
    </w:p>
    <w:p w14:paraId="0000001E" w14:textId="77777777" w:rsidR="00341B58" w:rsidRPr="005C188E" w:rsidRDefault="00000000">
      <w:pPr>
        <w:numPr>
          <w:ilvl w:val="0"/>
          <w:numId w:val="23"/>
        </w:numPr>
        <w:rPr>
          <w:lang w:val="pt-PT"/>
          <w:rPrChange w:id="81" w:author="Janina Nalagy" w:date="2026-04-16T17:18:00Z" w16du:dateUtc="2026-04-16T15:18:00Z">
            <w:rPr/>
          </w:rPrChange>
        </w:rPr>
      </w:pPr>
      <w:r w:rsidRPr="005C188E">
        <w:rPr>
          <w:lang w:val="pt-PT"/>
          <w:rPrChange w:id="82" w:author="Janina Nalagy" w:date="2026-04-16T17:18:00Z" w16du:dateUtc="2026-04-16T15:18:00Z">
            <w:rPr/>
          </w:rPrChange>
        </w:rPr>
        <w:t>Contacte-nos</w:t>
      </w:r>
    </w:p>
    <w:p w14:paraId="0000001F" w14:textId="77777777" w:rsidR="00341B58" w:rsidRPr="005C188E" w:rsidRDefault="00000000">
      <w:pPr>
        <w:pStyle w:val="Ttulo3"/>
        <w:rPr>
          <w:lang w:val="pt-PT"/>
          <w:rPrChange w:id="83" w:author="Janina Nalagy" w:date="2026-04-16T17:18:00Z" w16du:dateUtc="2026-04-16T15:18:00Z">
            <w:rPr/>
          </w:rPrChange>
        </w:rPr>
      </w:pPr>
      <w:bookmarkStart w:id="84" w:name="_1ewf5e3w3t61" w:colFirst="0" w:colLast="0"/>
      <w:bookmarkEnd w:id="84"/>
      <w:proofErr w:type="spellStart"/>
      <w:r w:rsidRPr="005C188E">
        <w:rPr>
          <w:lang w:val="pt-PT"/>
          <w:rPrChange w:id="85" w:author="Janina Nalagy" w:date="2026-04-16T17:18:00Z" w16du:dateUtc="2026-04-16T15:18:00Z">
            <w:rPr/>
          </w:rPrChange>
        </w:rPr>
        <w:lastRenderedPageBreak/>
        <w:t>Footer</w:t>
      </w:r>
      <w:proofErr w:type="spellEnd"/>
    </w:p>
    <w:p w14:paraId="00000020" w14:textId="77777777" w:rsidR="00341B58" w:rsidRPr="005C188E" w:rsidRDefault="00000000">
      <w:pPr>
        <w:numPr>
          <w:ilvl w:val="0"/>
          <w:numId w:val="51"/>
        </w:numPr>
        <w:rPr>
          <w:lang w:val="pt-PT"/>
          <w:rPrChange w:id="86" w:author="Janina Nalagy" w:date="2026-04-16T17:18:00Z" w16du:dateUtc="2026-04-16T15:18:00Z">
            <w:rPr/>
          </w:rPrChange>
        </w:rPr>
      </w:pPr>
      <w:r w:rsidRPr="005C188E">
        <w:rPr>
          <w:lang w:val="pt-PT"/>
          <w:rPrChange w:id="87" w:author="Janina Nalagy" w:date="2026-04-16T17:18:00Z" w16du:dateUtc="2026-04-16T15:18:00Z">
            <w:rPr/>
          </w:rPrChange>
        </w:rPr>
        <w:t>A REC, Lda. presta consultoria imobiliária com rigor técnico, proximidade e compromisso com decisões seguras e sustentadas.</w:t>
      </w:r>
    </w:p>
    <w:p w14:paraId="00000021" w14:textId="77777777" w:rsidR="00341B58" w:rsidRPr="005C188E" w:rsidRDefault="00000000">
      <w:pPr>
        <w:numPr>
          <w:ilvl w:val="0"/>
          <w:numId w:val="51"/>
        </w:numPr>
        <w:rPr>
          <w:lang w:val="pt-PT"/>
          <w:rPrChange w:id="88" w:author="Janina Nalagy" w:date="2026-04-16T17:18:00Z" w16du:dateUtc="2026-04-16T15:18:00Z">
            <w:rPr/>
          </w:rPrChange>
        </w:rPr>
      </w:pPr>
      <w:r w:rsidRPr="005C188E">
        <w:rPr>
          <w:lang w:val="pt-PT"/>
          <w:rPrChange w:id="89" w:author="Janina Nalagy" w:date="2026-04-16T17:18:00Z" w16du:dateUtc="2026-04-16T15:18:00Z">
            <w:rPr/>
          </w:rPrChange>
        </w:rPr>
        <w:t>Ligações Rápidas</w:t>
      </w:r>
    </w:p>
    <w:p w14:paraId="00000022" w14:textId="77777777" w:rsidR="00341B58" w:rsidRPr="005C188E" w:rsidRDefault="00000000">
      <w:pPr>
        <w:numPr>
          <w:ilvl w:val="0"/>
          <w:numId w:val="51"/>
        </w:numPr>
        <w:rPr>
          <w:lang w:val="pt-PT"/>
          <w:rPrChange w:id="90" w:author="Janina Nalagy" w:date="2026-04-16T17:18:00Z" w16du:dateUtc="2026-04-16T15:18:00Z">
            <w:rPr/>
          </w:rPrChange>
        </w:rPr>
      </w:pPr>
      <w:r w:rsidRPr="005C188E">
        <w:rPr>
          <w:lang w:val="pt-PT"/>
          <w:rPrChange w:id="91" w:author="Janina Nalagy" w:date="2026-04-16T17:18:00Z" w16du:dateUtc="2026-04-16T15:18:00Z">
            <w:rPr/>
          </w:rPrChange>
        </w:rPr>
        <w:t>Início</w:t>
      </w:r>
    </w:p>
    <w:p w14:paraId="00000023" w14:textId="77777777" w:rsidR="00341B58" w:rsidRPr="005C188E" w:rsidRDefault="00000000">
      <w:pPr>
        <w:numPr>
          <w:ilvl w:val="0"/>
          <w:numId w:val="51"/>
        </w:numPr>
        <w:rPr>
          <w:lang w:val="pt-PT"/>
          <w:rPrChange w:id="92" w:author="Janina Nalagy" w:date="2026-04-16T17:18:00Z" w16du:dateUtc="2026-04-16T15:18:00Z">
            <w:rPr/>
          </w:rPrChange>
        </w:rPr>
      </w:pPr>
      <w:r w:rsidRPr="005C188E">
        <w:rPr>
          <w:lang w:val="pt-PT"/>
          <w:rPrChange w:id="93" w:author="Janina Nalagy" w:date="2026-04-16T17:18:00Z" w16du:dateUtc="2026-04-16T15:18:00Z">
            <w:rPr/>
          </w:rPrChange>
        </w:rPr>
        <w:t>Sobre Nós</w:t>
      </w:r>
    </w:p>
    <w:p w14:paraId="00000024" w14:textId="77777777" w:rsidR="00341B58" w:rsidRPr="005C188E" w:rsidRDefault="00000000">
      <w:pPr>
        <w:numPr>
          <w:ilvl w:val="0"/>
          <w:numId w:val="51"/>
        </w:numPr>
        <w:rPr>
          <w:lang w:val="pt-PT"/>
          <w:rPrChange w:id="94" w:author="Janina Nalagy" w:date="2026-04-16T17:18:00Z" w16du:dateUtc="2026-04-16T15:18:00Z">
            <w:rPr/>
          </w:rPrChange>
        </w:rPr>
      </w:pPr>
      <w:r w:rsidRPr="005C188E">
        <w:rPr>
          <w:lang w:val="pt-PT"/>
          <w:rPrChange w:id="95" w:author="Janina Nalagy" w:date="2026-04-16T17:18:00Z" w16du:dateUtc="2026-04-16T15:18:00Z">
            <w:rPr/>
          </w:rPrChange>
        </w:rPr>
        <w:t>Serviços</w:t>
      </w:r>
    </w:p>
    <w:p w14:paraId="00000025" w14:textId="77777777" w:rsidR="00341B58" w:rsidRPr="005C188E" w:rsidRDefault="00000000">
      <w:pPr>
        <w:numPr>
          <w:ilvl w:val="0"/>
          <w:numId w:val="51"/>
        </w:numPr>
        <w:rPr>
          <w:lang w:val="pt-PT"/>
          <w:rPrChange w:id="96" w:author="Janina Nalagy" w:date="2026-04-16T17:18:00Z" w16du:dateUtc="2026-04-16T15:18:00Z">
            <w:rPr/>
          </w:rPrChange>
        </w:rPr>
      </w:pPr>
      <w:r w:rsidRPr="005C188E">
        <w:rPr>
          <w:lang w:val="pt-PT"/>
          <w:rPrChange w:id="97" w:author="Janina Nalagy" w:date="2026-04-16T17:18:00Z" w16du:dateUtc="2026-04-16T15:18:00Z">
            <w:rPr/>
          </w:rPrChange>
        </w:rPr>
        <w:t>Blog</w:t>
      </w:r>
    </w:p>
    <w:p w14:paraId="00000026" w14:textId="77777777" w:rsidR="00341B58" w:rsidRPr="005C188E" w:rsidRDefault="00000000">
      <w:pPr>
        <w:numPr>
          <w:ilvl w:val="0"/>
          <w:numId w:val="51"/>
        </w:numPr>
        <w:rPr>
          <w:lang w:val="pt-PT"/>
          <w:rPrChange w:id="98" w:author="Janina Nalagy" w:date="2026-04-16T17:18:00Z" w16du:dateUtc="2026-04-16T15:18:00Z">
            <w:rPr/>
          </w:rPrChange>
        </w:rPr>
      </w:pPr>
      <w:r w:rsidRPr="005C188E">
        <w:rPr>
          <w:lang w:val="pt-PT"/>
          <w:rPrChange w:id="99" w:author="Janina Nalagy" w:date="2026-04-16T17:18:00Z" w16du:dateUtc="2026-04-16T15:18:00Z">
            <w:rPr/>
          </w:rPrChange>
        </w:rPr>
        <w:t>Contactos</w:t>
      </w:r>
    </w:p>
    <w:p w14:paraId="00000027" w14:textId="77777777" w:rsidR="00341B58" w:rsidRPr="005C188E" w:rsidRDefault="00000000">
      <w:pPr>
        <w:numPr>
          <w:ilvl w:val="0"/>
          <w:numId w:val="51"/>
        </w:numPr>
        <w:rPr>
          <w:lang w:val="pt-PT"/>
          <w:rPrChange w:id="100" w:author="Janina Nalagy" w:date="2026-04-16T17:18:00Z" w16du:dateUtc="2026-04-16T15:18:00Z">
            <w:rPr/>
          </w:rPrChange>
        </w:rPr>
      </w:pPr>
      <w:r w:rsidRPr="005C188E">
        <w:rPr>
          <w:lang w:val="pt-PT"/>
          <w:rPrChange w:id="101" w:author="Janina Nalagy" w:date="2026-04-16T17:18:00Z" w16du:dateUtc="2026-04-16T15:18:00Z">
            <w:rPr/>
          </w:rPrChange>
        </w:rPr>
        <w:t>Informações do Escritório</w:t>
      </w:r>
    </w:p>
    <w:p w14:paraId="00000028" w14:textId="77777777" w:rsidR="00341B58" w:rsidRPr="005C188E" w:rsidRDefault="00000000">
      <w:pPr>
        <w:numPr>
          <w:ilvl w:val="0"/>
          <w:numId w:val="51"/>
        </w:numPr>
        <w:rPr>
          <w:lang w:val="pt-PT"/>
          <w:rPrChange w:id="102" w:author="Janina Nalagy" w:date="2026-04-16T17:18:00Z" w16du:dateUtc="2026-04-16T15:18:00Z">
            <w:rPr/>
          </w:rPrChange>
        </w:rPr>
      </w:pPr>
      <w:r w:rsidRPr="005C188E">
        <w:rPr>
          <w:lang w:val="pt-PT"/>
          <w:rPrChange w:id="103" w:author="Janina Nalagy" w:date="2026-04-16T17:18:00Z" w16du:dateUtc="2026-04-16T15:18:00Z">
            <w:rPr/>
          </w:rPrChange>
        </w:rPr>
        <w:t>Ligue-nos</w:t>
      </w:r>
    </w:p>
    <w:p w14:paraId="00000029" w14:textId="78E5A4AA" w:rsidR="00341B58" w:rsidRPr="005C188E" w:rsidDel="00763019" w:rsidRDefault="00763019">
      <w:pPr>
        <w:numPr>
          <w:ilvl w:val="0"/>
          <w:numId w:val="51"/>
        </w:numPr>
        <w:rPr>
          <w:del w:id="104" w:author="Janina Nalagy" w:date="2026-04-16T16:37:00Z" w16du:dateUtc="2026-04-16T14:37:00Z"/>
          <w:lang w:val="pt-PT"/>
          <w:rPrChange w:id="105" w:author="Janina Nalagy" w:date="2026-04-16T17:18:00Z" w16du:dateUtc="2026-04-16T15:18:00Z">
            <w:rPr>
              <w:del w:id="106" w:author="Janina Nalagy" w:date="2026-04-16T16:37:00Z" w16du:dateUtc="2026-04-16T14:37:00Z"/>
            </w:rPr>
          </w:rPrChange>
        </w:rPr>
      </w:pPr>
      <w:ins w:id="107" w:author="Janina Nalagy" w:date="2026-04-16T16:37:00Z" w16du:dateUtc="2026-04-16T14:37:00Z">
        <w:r w:rsidRPr="005C188E">
          <w:rPr>
            <w:lang w:val="pt-PT"/>
            <w:rPrChange w:id="108" w:author="Janina Nalagy" w:date="2026-04-16T17:18:00Z" w16du:dateUtc="2026-04-16T15:18:00Z">
              <w:rPr/>
            </w:rPrChange>
          </w:rPr>
          <w:t>+258 84 3822494 / +258 21 505 000</w:t>
        </w:r>
      </w:ins>
      <w:del w:id="109" w:author="Janina Nalagy" w:date="2026-04-16T16:37:00Z" w16du:dateUtc="2026-04-16T14:37:00Z">
        <w:r w:rsidR="00000000" w:rsidRPr="005C188E" w:rsidDel="00763019">
          <w:rPr>
            <w:lang w:val="pt-PT"/>
            <w:rPrChange w:id="110" w:author="Janina Nalagy" w:date="2026-04-16T17:18:00Z" w16du:dateUtc="2026-04-16T15:18:00Z">
              <w:rPr/>
            </w:rPrChange>
          </w:rPr>
          <w:delText>+258 21 505 000</w:delText>
        </w:r>
      </w:del>
    </w:p>
    <w:p w14:paraId="0000002A" w14:textId="77777777" w:rsidR="00341B58" w:rsidRPr="005C188E" w:rsidRDefault="00000000">
      <w:pPr>
        <w:numPr>
          <w:ilvl w:val="0"/>
          <w:numId w:val="51"/>
        </w:numPr>
        <w:rPr>
          <w:lang w:val="pt-PT"/>
          <w:rPrChange w:id="111" w:author="Janina Nalagy" w:date="2026-04-16T17:18:00Z" w16du:dateUtc="2026-04-16T15:18:00Z">
            <w:rPr/>
          </w:rPrChange>
        </w:rPr>
      </w:pPr>
      <w:r w:rsidRPr="005C188E">
        <w:rPr>
          <w:lang w:val="pt-PT"/>
          <w:rPrChange w:id="112" w:author="Janina Nalagy" w:date="2026-04-16T17:18:00Z" w16du:dateUtc="2026-04-16T15:18:00Z">
            <w:rPr/>
          </w:rPrChange>
        </w:rPr>
        <w:t>Envie-nos um e-mail</w:t>
      </w:r>
    </w:p>
    <w:p w14:paraId="0000002B" w14:textId="77777777" w:rsidR="00341B58" w:rsidRPr="005C188E" w:rsidRDefault="00000000">
      <w:pPr>
        <w:numPr>
          <w:ilvl w:val="0"/>
          <w:numId w:val="51"/>
        </w:numPr>
        <w:rPr>
          <w:lang w:val="pt-PT"/>
          <w:rPrChange w:id="113" w:author="Janina Nalagy" w:date="2026-04-16T17:18:00Z" w16du:dateUtc="2026-04-16T15:18:00Z">
            <w:rPr/>
          </w:rPrChange>
        </w:rPr>
      </w:pPr>
      <w:r w:rsidRPr="005C188E">
        <w:rPr>
          <w:lang w:val="pt-PT"/>
          <w:rPrChange w:id="114" w:author="Janina Nalagy" w:date="2026-04-16T17:18:00Z" w16du:dateUtc="2026-04-16T15:18:00Z">
            <w:rPr/>
          </w:rPrChange>
        </w:rPr>
        <w:t>consulting@rec.co.mz</w:t>
      </w:r>
    </w:p>
    <w:p w14:paraId="0000002C" w14:textId="77777777" w:rsidR="00341B58" w:rsidRPr="005C188E" w:rsidRDefault="00000000">
      <w:pPr>
        <w:numPr>
          <w:ilvl w:val="0"/>
          <w:numId w:val="51"/>
        </w:numPr>
        <w:rPr>
          <w:lang w:val="pt-PT"/>
          <w:rPrChange w:id="115" w:author="Janina Nalagy" w:date="2026-04-16T17:18:00Z" w16du:dateUtc="2026-04-16T15:18:00Z">
            <w:rPr/>
          </w:rPrChange>
        </w:rPr>
      </w:pPr>
      <w:r w:rsidRPr="005C188E">
        <w:rPr>
          <w:lang w:val="pt-PT"/>
          <w:rPrChange w:id="116" w:author="Janina Nalagy" w:date="2026-04-16T17:18:00Z" w16du:dateUtc="2026-04-16T15:18:00Z">
            <w:rPr/>
          </w:rPrChange>
        </w:rPr>
        <w:t>A nossa morada</w:t>
      </w:r>
    </w:p>
    <w:p w14:paraId="0000002D" w14:textId="77777777" w:rsidR="00341B58" w:rsidRPr="005C188E" w:rsidRDefault="00000000">
      <w:pPr>
        <w:numPr>
          <w:ilvl w:val="0"/>
          <w:numId w:val="51"/>
        </w:numPr>
        <w:rPr>
          <w:lang w:val="pt-PT"/>
          <w:rPrChange w:id="117" w:author="Janina Nalagy" w:date="2026-04-16T17:18:00Z" w16du:dateUtc="2026-04-16T15:18:00Z">
            <w:rPr/>
          </w:rPrChange>
        </w:rPr>
      </w:pPr>
      <w:r w:rsidRPr="005C188E">
        <w:rPr>
          <w:lang w:val="pt-PT"/>
          <w:rPrChange w:id="118" w:author="Janina Nalagy" w:date="2026-04-16T17:18:00Z" w16du:dateUtc="2026-04-16T15:18:00Z">
            <w:rPr/>
          </w:rPrChange>
        </w:rPr>
        <w:t>Av. FPLM, nº 857, Maputo</w:t>
      </w:r>
    </w:p>
    <w:p w14:paraId="0000002E" w14:textId="77777777" w:rsidR="00341B58" w:rsidRPr="005C188E" w:rsidRDefault="00000000">
      <w:pPr>
        <w:numPr>
          <w:ilvl w:val="0"/>
          <w:numId w:val="51"/>
        </w:numPr>
        <w:rPr>
          <w:lang w:val="pt-PT"/>
          <w:rPrChange w:id="119" w:author="Janina Nalagy" w:date="2026-04-16T17:18:00Z" w16du:dateUtc="2026-04-16T15:18:00Z">
            <w:rPr/>
          </w:rPrChange>
        </w:rPr>
      </w:pPr>
      <w:r w:rsidRPr="005C188E">
        <w:rPr>
          <w:lang w:val="pt-PT"/>
          <w:rPrChange w:id="120" w:author="Janina Nalagy" w:date="2026-04-16T17:18:00Z" w16du:dateUtc="2026-04-16T15:18:00Z">
            <w:rPr/>
          </w:rPrChange>
        </w:rPr>
        <w:t xml:space="preserve">REC, Lda. © 2025. Todos os direitos reservados. | Grupo </w:t>
      </w:r>
      <w:proofErr w:type="spellStart"/>
      <w:r w:rsidRPr="005C188E">
        <w:rPr>
          <w:lang w:val="pt-PT"/>
          <w:rPrChange w:id="121" w:author="Janina Nalagy" w:date="2026-04-16T17:18:00Z" w16du:dateUtc="2026-04-16T15:18:00Z">
            <w:rPr/>
          </w:rPrChange>
        </w:rPr>
        <w:t>Meridian</w:t>
      </w:r>
      <w:proofErr w:type="spellEnd"/>
      <w:r w:rsidRPr="005C188E">
        <w:rPr>
          <w:lang w:val="pt-PT"/>
          <w:rPrChange w:id="122" w:author="Janina Nalagy" w:date="2026-04-16T17:18:00Z" w16du:dateUtc="2026-04-16T15:18:00Z">
            <w:rPr/>
          </w:rPrChange>
        </w:rPr>
        <w:t xml:space="preserve"> 32</w:t>
      </w:r>
    </w:p>
    <w:p w14:paraId="0000002F" w14:textId="77777777" w:rsidR="00341B58" w:rsidRPr="005C188E" w:rsidRDefault="00000000">
      <w:pPr>
        <w:pStyle w:val="Ttulo3"/>
        <w:rPr>
          <w:lang w:val="pt-PT"/>
          <w:rPrChange w:id="123" w:author="Janina Nalagy" w:date="2026-04-16T17:18:00Z" w16du:dateUtc="2026-04-16T15:18:00Z">
            <w:rPr/>
          </w:rPrChange>
        </w:rPr>
      </w:pPr>
      <w:bookmarkStart w:id="124" w:name="_1j2y1rh8fptc" w:colFirst="0" w:colLast="0"/>
      <w:bookmarkEnd w:id="124"/>
      <w:r w:rsidRPr="005C188E">
        <w:rPr>
          <w:lang w:val="pt-PT"/>
          <w:rPrChange w:id="125" w:author="Janina Nalagy" w:date="2026-04-16T17:18:00Z" w16du:dateUtc="2026-04-16T15:18:00Z">
            <w:rPr/>
          </w:rPrChange>
        </w:rPr>
        <w:t>Página 404</w:t>
      </w:r>
    </w:p>
    <w:p w14:paraId="00000030" w14:textId="77777777" w:rsidR="00341B58" w:rsidRPr="005C188E" w:rsidRDefault="00000000">
      <w:pPr>
        <w:numPr>
          <w:ilvl w:val="0"/>
          <w:numId w:val="7"/>
        </w:numPr>
        <w:rPr>
          <w:lang w:val="pt-PT"/>
          <w:rPrChange w:id="126" w:author="Janina Nalagy" w:date="2026-04-16T17:18:00Z" w16du:dateUtc="2026-04-16T15:18:00Z">
            <w:rPr/>
          </w:rPrChange>
        </w:rPr>
      </w:pPr>
      <w:r w:rsidRPr="005C188E">
        <w:rPr>
          <w:lang w:val="pt-PT"/>
          <w:rPrChange w:id="127" w:author="Janina Nalagy" w:date="2026-04-16T17:18:00Z" w16du:dateUtc="2026-04-16T15:18:00Z">
            <w:rPr/>
          </w:rPrChange>
        </w:rPr>
        <w:t>Erro 404</w:t>
      </w:r>
    </w:p>
    <w:p w14:paraId="00000031" w14:textId="77777777" w:rsidR="00341B58" w:rsidRPr="005C188E" w:rsidRDefault="00000000">
      <w:pPr>
        <w:numPr>
          <w:ilvl w:val="0"/>
          <w:numId w:val="7"/>
        </w:numPr>
        <w:rPr>
          <w:lang w:val="pt-PT"/>
          <w:rPrChange w:id="128" w:author="Janina Nalagy" w:date="2026-04-16T17:18:00Z" w16du:dateUtc="2026-04-16T15:18:00Z">
            <w:rPr/>
          </w:rPrChange>
        </w:rPr>
      </w:pPr>
      <w:r w:rsidRPr="005C188E">
        <w:rPr>
          <w:lang w:val="pt-PT"/>
          <w:rPrChange w:id="129" w:author="Janina Nalagy" w:date="2026-04-16T17:18:00Z" w16du:dateUtc="2026-04-16T15:18:00Z">
            <w:rPr/>
          </w:rPrChange>
        </w:rPr>
        <w:t>A página que procura não foi encontrada.</w:t>
      </w:r>
    </w:p>
    <w:p w14:paraId="00000032" w14:textId="77777777" w:rsidR="00341B58" w:rsidRPr="005C188E" w:rsidRDefault="00000000">
      <w:pPr>
        <w:numPr>
          <w:ilvl w:val="0"/>
          <w:numId w:val="7"/>
        </w:numPr>
        <w:rPr>
          <w:lang w:val="pt-PT"/>
          <w:rPrChange w:id="130" w:author="Janina Nalagy" w:date="2026-04-16T17:18:00Z" w16du:dateUtc="2026-04-16T15:18:00Z">
            <w:rPr/>
          </w:rPrChange>
        </w:rPr>
      </w:pPr>
      <w:r w:rsidRPr="005C188E">
        <w:rPr>
          <w:lang w:val="pt-PT"/>
          <w:rPrChange w:id="131" w:author="Janina Nalagy" w:date="2026-04-16T17:18:00Z" w16du:dateUtc="2026-04-16T15:18:00Z">
            <w:rPr/>
          </w:rPrChange>
        </w:rPr>
        <w:t>O link pode estar incorrecto, ter sido removido ou ainda não estar disponível. Volte ao início ou siga para a página de contactos.</w:t>
      </w:r>
    </w:p>
    <w:p w14:paraId="00000033" w14:textId="77777777" w:rsidR="00341B58" w:rsidRPr="005C188E" w:rsidRDefault="00000000">
      <w:pPr>
        <w:numPr>
          <w:ilvl w:val="0"/>
          <w:numId w:val="7"/>
        </w:numPr>
        <w:rPr>
          <w:lang w:val="pt-PT"/>
          <w:rPrChange w:id="132" w:author="Janina Nalagy" w:date="2026-04-16T17:18:00Z" w16du:dateUtc="2026-04-16T15:18:00Z">
            <w:rPr/>
          </w:rPrChange>
        </w:rPr>
      </w:pPr>
      <w:r w:rsidRPr="005C188E">
        <w:rPr>
          <w:lang w:val="pt-PT"/>
          <w:rPrChange w:id="133" w:author="Janina Nalagy" w:date="2026-04-16T17:18:00Z" w16du:dateUtc="2026-04-16T15:18:00Z">
            <w:rPr/>
          </w:rPrChange>
        </w:rPr>
        <w:t>Voltar ao Início</w:t>
      </w:r>
    </w:p>
    <w:p w14:paraId="00000034" w14:textId="77777777" w:rsidR="00341B58" w:rsidRPr="005C188E" w:rsidRDefault="00000000">
      <w:pPr>
        <w:numPr>
          <w:ilvl w:val="0"/>
          <w:numId w:val="7"/>
        </w:numPr>
        <w:rPr>
          <w:lang w:val="pt-PT"/>
          <w:rPrChange w:id="134" w:author="Janina Nalagy" w:date="2026-04-16T17:18:00Z" w16du:dateUtc="2026-04-16T15:18:00Z">
            <w:rPr/>
          </w:rPrChange>
        </w:rPr>
      </w:pPr>
      <w:r w:rsidRPr="005C188E">
        <w:rPr>
          <w:lang w:val="pt-PT"/>
          <w:rPrChange w:id="135" w:author="Janina Nalagy" w:date="2026-04-16T17:18:00Z" w16du:dateUtc="2026-04-16T15:18:00Z">
            <w:rPr/>
          </w:rPrChange>
        </w:rPr>
        <w:t>Contacte-nos</w:t>
      </w:r>
    </w:p>
    <w:p w14:paraId="00000035" w14:textId="77777777" w:rsidR="00341B58" w:rsidRPr="005C188E" w:rsidRDefault="00000000">
      <w:pPr>
        <w:pStyle w:val="Ttulo2"/>
        <w:rPr>
          <w:lang w:val="pt-PT"/>
          <w:rPrChange w:id="136" w:author="Janina Nalagy" w:date="2026-04-16T17:18:00Z" w16du:dateUtc="2026-04-16T15:18:00Z">
            <w:rPr/>
          </w:rPrChange>
        </w:rPr>
      </w:pPr>
      <w:bookmarkStart w:id="137" w:name="_3hmlz59pxqww" w:colFirst="0" w:colLast="0"/>
      <w:bookmarkEnd w:id="137"/>
      <w:r w:rsidRPr="005C188E">
        <w:rPr>
          <w:lang w:val="pt-PT"/>
          <w:rPrChange w:id="138" w:author="Janina Nalagy" w:date="2026-04-16T17:18:00Z" w16du:dateUtc="2026-04-16T15:18:00Z">
            <w:rPr/>
          </w:rPrChange>
        </w:rPr>
        <w:t>Homepage</w:t>
      </w:r>
    </w:p>
    <w:p w14:paraId="00000036" w14:textId="77777777" w:rsidR="00341B58" w:rsidRPr="005C188E" w:rsidRDefault="00000000">
      <w:pPr>
        <w:pStyle w:val="Ttulo3"/>
        <w:rPr>
          <w:lang w:val="pt-PT"/>
          <w:rPrChange w:id="139" w:author="Janina Nalagy" w:date="2026-04-16T17:18:00Z" w16du:dateUtc="2026-04-16T15:18:00Z">
            <w:rPr/>
          </w:rPrChange>
        </w:rPr>
      </w:pPr>
      <w:bookmarkStart w:id="140" w:name="_71x3qkwij9rg" w:colFirst="0" w:colLast="0"/>
      <w:bookmarkEnd w:id="140"/>
      <w:r w:rsidRPr="005C188E">
        <w:rPr>
          <w:lang w:val="pt-PT"/>
          <w:rPrChange w:id="141" w:author="Janina Nalagy" w:date="2026-04-16T17:18:00Z" w16du:dateUtc="2026-04-16T15:18:00Z">
            <w:rPr/>
          </w:rPrChange>
        </w:rPr>
        <w:t>Hero rotativo</w:t>
      </w:r>
    </w:p>
    <w:p w14:paraId="00000037" w14:textId="77777777" w:rsidR="00341B58" w:rsidRPr="005C188E" w:rsidRDefault="00000000">
      <w:pPr>
        <w:pStyle w:val="Ttulo4"/>
        <w:rPr>
          <w:lang w:val="pt-PT"/>
          <w:rPrChange w:id="142" w:author="Janina Nalagy" w:date="2026-04-16T17:18:00Z" w16du:dateUtc="2026-04-16T15:18:00Z">
            <w:rPr/>
          </w:rPrChange>
        </w:rPr>
      </w:pPr>
      <w:bookmarkStart w:id="143" w:name="_wp3al2aqaiiz" w:colFirst="0" w:colLast="0"/>
      <w:bookmarkEnd w:id="143"/>
      <w:r w:rsidRPr="005C188E">
        <w:rPr>
          <w:lang w:val="pt-PT"/>
          <w:rPrChange w:id="144" w:author="Janina Nalagy" w:date="2026-04-16T17:18:00Z" w16du:dateUtc="2026-04-16T15:18:00Z">
            <w:rPr/>
          </w:rPrChange>
        </w:rPr>
        <w:t>Slide 1</w:t>
      </w:r>
    </w:p>
    <w:p w14:paraId="00000038" w14:textId="77777777" w:rsidR="00341B58" w:rsidRPr="005C188E" w:rsidRDefault="00000000">
      <w:pPr>
        <w:numPr>
          <w:ilvl w:val="0"/>
          <w:numId w:val="41"/>
        </w:numPr>
        <w:rPr>
          <w:lang w:val="pt-PT"/>
          <w:rPrChange w:id="145" w:author="Janina Nalagy" w:date="2026-04-16T17:18:00Z" w16du:dateUtc="2026-04-16T15:18:00Z">
            <w:rPr/>
          </w:rPrChange>
        </w:rPr>
      </w:pPr>
      <w:r w:rsidRPr="005C188E">
        <w:rPr>
          <w:lang w:val="pt-PT"/>
          <w:rPrChange w:id="146" w:author="Janina Nalagy" w:date="2026-04-16T17:18:00Z" w16du:dateUtc="2026-04-16T15:18:00Z">
            <w:rPr/>
          </w:rPrChange>
        </w:rPr>
        <w:t>Bem-vindo à REC</w:t>
      </w:r>
    </w:p>
    <w:p w14:paraId="00000039" w14:textId="77777777" w:rsidR="00341B58" w:rsidRPr="005C188E" w:rsidRDefault="00000000">
      <w:pPr>
        <w:numPr>
          <w:ilvl w:val="0"/>
          <w:numId w:val="41"/>
        </w:numPr>
        <w:rPr>
          <w:lang w:val="pt-PT"/>
          <w:rPrChange w:id="147" w:author="Janina Nalagy" w:date="2026-04-16T17:18:00Z" w16du:dateUtc="2026-04-16T15:18:00Z">
            <w:rPr/>
          </w:rPrChange>
        </w:rPr>
      </w:pPr>
      <w:r w:rsidRPr="005C188E">
        <w:rPr>
          <w:lang w:val="pt-PT"/>
          <w:rPrChange w:id="148" w:author="Janina Nalagy" w:date="2026-04-16T17:18:00Z" w16du:dateUtc="2026-04-16T15:18:00Z">
            <w:rPr/>
          </w:rPrChange>
        </w:rPr>
        <w:t>Consultoria Imobiliária de Excelência em Moçambique</w:t>
      </w:r>
    </w:p>
    <w:p w14:paraId="0000003A" w14:textId="77777777" w:rsidR="00341B58" w:rsidRPr="005C188E" w:rsidRDefault="00000000">
      <w:pPr>
        <w:numPr>
          <w:ilvl w:val="0"/>
          <w:numId w:val="41"/>
        </w:numPr>
        <w:rPr>
          <w:lang w:val="pt-PT"/>
          <w:rPrChange w:id="149" w:author="Janina Nalagy" w:date="2026-04-16T17:18:00Z" w16du:dateUtc="2026-04-16T15:18:00Z">
            <w:rPr/>
          </w:rPrChange>
        </w:rPr>
      </w:pPr>
      <w:r w:rsidRPr="005C188E">
        <w:rPr>
          <w:lang w:val="pt-PT"/>
          <w:rPrChange w:id="150" w:author="Janina Nalagy" w:date="2026-04-16T17:18:00Z" w16du:dateUtc="2026-04-16T15:18:00Z">
            <w:rPr/>
          </w:rPrChange>
        </w:rPr>
        <w:t>A REC, Lda. é uma empresa de consultoria especializada em avaliação e consultoria imobiliária, gestão de projectos e fiscalização de obras e peritagens técnicas.</w:t>
      </w:r>
    </w:p>
    <w:p w14:paraId="0000003B" w14:textId="77777777" w:rsidR="00341B58" w:rsidRPr="005C188E" w:rsidRDefault="00000000">
      <w:pPr>
        <w:numPr>
          <w:ilvl w:val="0"/>
          <w:numId w:val="41"/>
        </w:numPr>
        <w:rPr>
          <w:lang w:val="pt-PT"/>
          <w:rPrChange w:id="151" w:author="Janina Nalagy" w:date="2026-04-16T17:18:00Z" w16du:dateUtc="2026-04-16T15:18:00Z">
            <w:rPr/>
          </w:rPrChange>
        </w:rPr>
      </w:pPr>
      <w:r w:rsidRPr="005C188E">
        <w:rPr>
          <w:lang w:val="pt-PT"/>
          <w:rPrChange w:id="152" w:author="Janina Nalagy" w:date="2026-04-16T17:18:00Z" w16du:dateUtc="2026-04-16T15:18:00Z">
            <w:rPr/>
          </w:rPrChange>
        </w:rPr>
        <w:t>Avaliação, rigor e transparência</w:t>
      </w:r>
    </w:p>
    <w:p w14:paraId="0000003C" w14:textId="77777777" w:rsidR="00341B58" w:rsidRPr="005C188E" w:rsidRDefault="00000000">
      <w:pPr>
        <w:numPr>
          <w:ilvl w:val="0"/>
          <w:numId w:val="41"/>
        </w:numPr>
        <w:rPr>
          <w:lang w:val="pt-PT"/>
          <w:rPrChange w:id="153" w:author="Janina Nalagy" w:date="2026-04-16T17:18:00Z" w16du:dateUtc="2026-04-16T15:18:00Z">
            <w:rPr/>
          </w:rPrChange>
        </w:rPr>
      </w:pPr>
      <w:r w:rsidRPr="005C188E">
        <w:rPr>
          <w:lang w:val="pt-PT"/>
          <w:rPrChange w:id="154" w:author="Janina Nalagy" w:date="2026-04-16T17:18:00Z" w16du:dateUtc="2026-04-16T15:18:00Z">
            <w:rPr/>
          </w:rPrChange>
        </w:rPr>
        <w:t>Os Nossos Serviços</w:t>
      </w:r>
    </w:p>
    <w:p w14:paraId="0000003D" w14:textId="77777777" w:rsidR="00341B58" w:rsidRPr="005C188E" w:rsidRDefault="00000000">
      <w:pPr>
        <w:numPr>
          <w:ilvl w:val="0"/>
          <w:numId w:val="41"/>
        </w:numPr>
        <w:rPr>
          <w:lang w:val="pt-PT"/>
          <w:rPrChange w:id="155" w:author="Janina Nalagy" w:date="2026-04-16T17:18:00Z" w16du:dateUtc="2026-04-16T15:18:00Z">
            <w:rPr/>
          </w:rPrChange>
        </w:rPr>
      </w:pPr>
      <w:r w:rsidRPr="005C188E">
        <w:rPr>
          <w:lang w:val="pt-PT"/>
          <w:rPrChange w:id="156" w:author="Janina Nalagy" w:date="2026-04-16T17:18:00Z" w16du:dateUtc="2026-04-16T15:18:00Z">
            <w:rPr/>
          </w:rPrChange>
        </w:rPr>
        <w:t>Saiba mais</w:t>
      </w:r>
    </w:p>
    <w:p w14:paraId="0000003E" w14:textId="77777777" w:rsidR="00341B58" w:rsidRPr="005C188E" w:rsidRDefault="00000000">
      <w:pPr>
        <w:pStyle w:val="Ttulo4"/>
        <w:rPr>
          <w:lang w:val="pt-PT"/>
          <w:rPrChange w:id="157" w:author="Janina Nalagy" w:date="2026-04-16T17:18:00Z" w16du:dateUtc="2026-04-16T15:18:00Z">
            <w:rPr/>
          </w:rPrChange>
        </w:rPr>
      </w:pPr>
      <w:bookmarkStart w:id="158" w:name="_2tocxyqbqi01" w:colFirst="0" w:colLast="0"/>
      <w:bookmarkEnd w:id="158"/>
      <w:r w:rsidRPr="005C188E">
        <w:rPr>
          <w:lang w:val="pt-PT"/>
          <w:rPrChange w:id="159" w:author="Janina Nalagy" w:date="2026-04-16T17:18:00Z" w16du:dateUtc="2026-04-16T15:18:00Z">
            <w:rPr/>
          </w:rPrChange>
        </w:rPr>
        <w:t>Slide 2</w:t>
      </w:r>
    </w:p>
    <w:p w14:paraId="0000003F" w14:textId="77777777" w:rsidR="00341B58" w:rsidRPr="005C188E" w:rsidRDefault="00000000">
      <w:pPr>
        <w:numPr>
          <w:ilvl w:val="0"/>
          <w:numId w:val="18"/>
        </w:numPr>
        <w:rPr>
          <w:lang w:val="pt-PT"/>
          <w:rPrChange w:id="160" w:author="Janina Nalagy" w:date="2026-04-16T17:18:00Z" w16du:dateUtc="2026-04-16T15:18:00Z">
            <w:rPr/>
          </w:rPrChange>
        </w:rPr>
      </w:pPr>
      <w:r w:rsidRPr="005C188E">
        <w:rPr>
          <w:lang w:val="pt-PT"/>
          <w:rPrChange w:id="161" w:author="Janina Nalagy" w:date="2026-04-16T17:18:00Z" w16du:dateUtc="2026-04-16T15:18:00Z">
            <w:rPr/>
          </w:rPrChange>
        </w:rPr>
        <w:t>Os nossos serviços</w:t>
      </w:r>
    </w:p>
    <w:p w14:paraId="00000040" w14:textId="77777777" w:rsidR="00341B58" w:rsidRPr="005C188E" w:rsidRDefault="00000000">
      <w:pPr>
        <w:numPr>
          <w:ilvl w:val="0"/>
          <w:numId w:val="18"/>
        </w:numPr>
        <w:rPr>
          <w:lang w:val="pt-PT"/>
          <w:rPrChange w:id="162" w:author="Janina Nalagy" w:date="2026-04-16T17:18:00Z" w16du:dateUtc="2026-04-16T15:18:00Z">
            <w:rPr/>
          </w:rPrChange>
        </w:rPr>
      </w:pPr>
      <w:r w:rsidRPr="005C188E">
        <w:rPr>
          <w:lang w:val="pt-PT"/>
          <w:rPrChange w:id="163" w:author="Janina Nalagy" w:date="2026-04-16T17:18:00Z" w16du:dateUtc="2026-04-16T15:18:00Z">
            <w:rPr/>
          </w:rPrChange>
        </w:rPr>
        <w:lastRenderedPageBreak/>
        <w:t>Gerimos activos e projectos com foco em valor e segurança</w:t>
      </w:r>
    </w:p>
    <w:p w14:paraId="00000041" w14:textId="77777777" w:rsidR="00341B58" w:rsidRPr="005C188E" w:rsidRDefault="00000000">
      <w:pPr>
        <w:numPr>
          <w:ilvl w:val="0"/>
          <w:numId w:val="18"/>
        </w:numPr>
        <w:rPr>
          <w:lang w:val="pt-PT"/>
          <w:rPrChange w:id="164" w:author="Janina Nalagy" w:date="2026-04-16T17:18:00Z" w16du:dateUtc="2026-04-16T15:18:00Z">
            <w:rPr/>
          </w:rPrChange>
        </w:rPr>
      </w:pPr>
      <w:r w:rsidRPr="005C188E">
        <w:rPr>
          <w:lang w:val="pt-PT"/>
          <w:rPrChange w:id="165" w:author="Janina Nalagy" w:date="2026-04-16T17:18:00Z" w16du:dateUtc="2026-04-16T15:18:00Z">
            <w:rPr/>
          </w:rPrChange>
        </w:rPr>
        <w:t>Coordenamos processos imobiliários com metodologia, clareza operacional e acompanhamento contínuo para proteger o investimento do cliente.</w:t>
      </w:r>
    </w:p>
    <w:p w14:paraId="00000042" w14:textId="77777777" w:rsidR="00341B58" w:rsidRPr="005C188E" w:rsidRDefault="00000000">
      <w:pPr>
        <w:numPr>
          <w:ilvl w:val="0"/>
          <w:numId w:val="18"/>
        </w:numPr>
        <w:rPr>
          <w:lang w:val="pt-PT"/>
          <w:rPrChange w:id="166" w:author="Janina Nalagy" w:date="2026-04-16T17:18:00Z" w16du:dateUtc="2026-04-16T15:18:00Z">
            <w:rPr/>
          </w:rPrChange>
        </w:rPr>
      </w:pPr>
      <w:r w:rsidRPr="005C188E">
        <w:rPr>
          <w:lang w:val="pt-PT"/>
          <w:rPrChange w:id="167" w:author="Janina Nalagy" w:date="2026-04-16T17:18:00Z" w16du:dateUtc="2026-04-16T15:18:00Z">
            <w:rPr/>
          </w:rPrChange>
        </w:rPr>
        <w:t>Gestão integrada em cada fase</w:t>
      </w:r>
    </w:p>
    <w:p w14:paraId="00000043" w14:textId="77777777" w:rsidR="00341B58" w:rsidRPr="005C188E" w:rsidRDefault="00000000">
      <w:pPr>
        <w:numPr>
          <w:ilvl w:val="0"/>
          <w:numId w:val="18"/>
        </w:numPr>
        <w:rPr>
          <w:lang w:val="pt-PT"/>
          <w:rPrChange w:id="168" w:author="Janina Nalagy" w:date="2026-04-16T17:18:00Z" w16du:dateUtc="2026-04-16T15:18:00Z">
            <w:rPr/>
          </w:rPrChange>
        </w:rPr>
      </w:pPr>
      <w:r w:rsidRPr="005C188E">
        <w:rPr>
          <w:lang w:val="pt-PT"/>
          <w:rPrChange w:id="169" w:author="Janina Nalagy" w:date="2026-04-16T17:18:00Z" w16du:dateUtc="2026-04-16T15:18:00Z">
            <w:rPr/>
          </w:rPrChange>
        </w:rPr>
        <w:t>Os Nossos Serviços</w:t>
      </w:r>
    </w:p>
    <w:p w14:paraId="00000044" w14:textId="77777777" w:rsidR="00341B58" w:rsidRPr="005C188E" w:rsidRDefault="00000000">
      <w:pPr>
        <w:numPr>
          <w:ilvl w:val="0"/>
          <w:numId w:val="18"/>
        </w:numPr>
        <w:rPr>
          <w:lang w:val="pt-PT"/>
          <w:rPrChange w:id="170" w:author="Janina Nalagy" w:date="2026-04-16T17:18:00Z" w16du:dateUtc="2026-04-16T15:18:00Z">
            <w:rPr/>
          </w:rPrChange>
        </w:rPr>
      </w:pPr>
      <w:r w:rsidRPr="005C188E">
        <w:rPr>
          <w:lang w:val="pt-PT"/>
          <w:rPrChange w:id="171" w:author="Janina Nalagy" w:date="2026-04-16T17:18:00Z" w16du:dateUtc="2026-04-16T15:18:00Z">
            <w:rPr/>
          </w:rPrChange>
        </w:rPr>
        <w:t>Saiba mais</w:t>
      </w:r>
    </w:p>
    <w:p w14:paraId="00000045" w14:textId="77777777" w:rsidR="00341B58" w:rsidRPr="005C188E" w:rsidRDefault="00000000">
      <w:pPr>
        <w:pStyle w:val="Ttulo4"/>
        <w:rPr>
          <w:lang w:val="pt-PT"/>
          <w:rPrChange w:id="172" w:author="Janina Nalagy" w:date="2026-04-16T17:18:00Z" w16du:dateUtc="2026-04-16T15:18:00Z">
            <w:rPr/>
          </w:rPrChange>
        </w:rPr>
      </w:pPr>
      <w:bookmarkStart w:id="173" w:name="_w7svngd80wwd" w:colFirst="0" w:colLast="0"/>
      <w:bookmarkEnd w:id="173"/>
      <w:r w:rsidRPr="005C188E">
        <w:rPr>
          <w:lang w:val="pt-PT"/>
          <w:rPrChange w:id="174" w:author="Janina Nalagy" w:date="2026-04-16T17:18:00Z" w16du:dateUtc="2026-04-16T15:18:00Z">
            <w:rPr/>
          </w:rPrChange>
        </w:rPr>
        <w:t>Slide 3</w:t>
      </w:r>
    </w:p>
    <w:p w14:paraId="00000046" w14:textId="77777777" w:rsidR="00341B58" w:rsidRPr="005C188E" w:rsidRDefault="00000000">
      <w:pPr>
        <w:numPr>
          <w:ilvl w:val="0"/>
          <w:numId w:val="55"/>
        </w:numPr>
        <w:rPr>
          <w:lang w:val="pt-PT"/>
          <w:rPrChange w:id="175" w:author="Janina Nalagy" w:date="2026-04-16T17:18:00Z" w16du:dateUtc="2026-04-16T15:18:00Z">
            <w:rPr/>
          </w:rPrChange>
        </w:rPr>
      </w:pPr>
      <w:r w:rsidRPr="005C188E">
        <w:rPr>
          <w:lang w:val="pt-PT"/>
          <w:rPrChange w:id="176" w:author="Janina Nalagy" w:date="2026-04-16T17:18:00Z" w16du:dateUtc="2026-04-16T15:18:00Z">
            <w:rPr/>
          </w:rPrChange>
        </w:rPr>
        <w:t>Compromisso REC</w:t>
      </w:r>
    </w:p>
    <w:p w14:paraId="00000047" w14:textId="77777777" w:rsidR="00341B58" w:rsidRPr="005C188E" w:rsidRDefault="00000000">
      <w:pPr>
        <w:numPr>
          <w:ilvl w:val="0"/>
          <w:numId w:val="55"/>
        </w:numPr>
        <w:rPr>
          <w:lang w:val="pt-PT"/>
          <w:rPrChange w:id="177" w:author="Janina Nalagy" w:date="2026-04-16T17:18:00Z" w16du:dateUtc="2026-04-16T15:18:00Z">
            <w:rPr/>
          </w:rPrChange>
        </w:rPr>
      </w:pPr>
      <w:r w:rsidRPr="005C188E">
        <w:rPr>
          <w:lang w:val="pt-PT"/>
          <w:rPrChange w:id="178" w:author="Janina Nalagy" w:date="2026-04-16T17:18:00Z" w16du:dateUtc="2026-04-16T15:18:00Z">
            <w:rPr/>
          </w:rPrChange>
        </w:rPr>
        <w:t>Peritagens técnicas e consultoria para decisões com confiança</w:t>
      </w:r>
    </w:p>
    <w:p w14:paraId="00000048" w14:textId="77777777" w:rsidR="00341B58" w:rsidRPr="005C188E" w:rsidRDefault="00000000">
      <w:pPr>
        <w:numPr>
          <w:ilvl w:val="0"/>
          <w:numId w:val="55"/>
        </w:numPr>
        <w:rPr>
          <w:lang w:val="pt-PT"/>
          <w:rPrChange w:id="179" w:author="Janina Nalagy" w:date="2026-04-16T17:18:00Z" w16du:dateUtc="2026-04-16T15:18:00Z">
            <w:rPr/>
          </w:rPrChange>
        </w:rPr>
      </w:pPr>
      <w:r w:rsidRPr="005C188E">
        <w:rPr>
          <w:lang w:val="pt-PT"/>
          <w:rPrChange w:id="180" w:author="Janina Nalagy" w:date="2026-04-16T17:18:00Z" w16du:dateUtc="2026-04-16T15:18:00Z">
            <w:rPr/>
          </w:rPrChange>
        </w:rPr>
        <w:t>Entregamos pareceres técnicos, estudos e recomendações práticas para apoiar negócios imobiliários com qualidade, rigor e independência.</w:t>
      </w:r>
    </w:p>
    <w:p w14:paraId="00000049" w14:textId="77777777" w:rsidR="00341B58" w:rsidRPr="005C188E" w:rsidRDefault="00000000">
      <w:pPr>
        <w:numPr>
          <w:ilvl w:val="0"/>
          <w:numId w:val="55"/>
        </w:numPr>
        <w:rPr>
          <w:lang w:val="pt-PT"/>
          <w:rPrChange w:id="181" w:author="Janina Nalagy" w:date="2026-04-16T17:18:00Z" w16du:dateUtc="2026-04-16T15:18:00Z">
            <w:rPr/>
          </w:rPrChange>
        </w:rPr>
      </w:pPr>
      <w:r w:rsidRPr="005C188E">
        <w:rPr>
          <w:lang w:val="pt-PT"/>
          <w:rPrChange w:id="182" w:author="Janina Nalagy" w:date="2026-04-16T17:18:00Z" w16du:dateUtc="2026-04-16T15:18:00Z">
            <w:rPr/>
          </w:rPrChange>
        </w:rPr>
        <w:t>Conhecimento local, padrão internacional</w:t>
      </w:r>
    </w:p>
    <w:p w14:paraId="0000004A" w14:textId="77777777" w:rsidR="00341B58" w:rsidRPr="005C188E" w:rsidRDefault="00000000">
      <w:pPr>
        <w:numPr>
          <w:ilvl w:val="0"/>
          <w:numId w:val="55"/>
        </w:numPr>
        <w:rPr>
          <w:lang w:val="pt-PT"/>
          <w:rPrChange w:id="183" w:author="Janina Nalagy" w:date="2026-04-16T17:18:00Z" w16du:dateUtc="2026-04-16T15:18:00Z">
            <w:rPr/>
          </w:rPrChange>
        </w:rPr>
      </w:pPr>
      <w:r w:rsidRPr="005C188E">
        <w:rPr>
          <w:lang w:val="pt-PT"/>
          <w:rPrChange w:id="184" w:author="Janina Nalagy" w:date="2026-04-16T17:18:00Z" w16du:dateUtc="2026-04-16T15:18:00Z">
            <w:rPr/>
          </w:rPrChange>
        </w:rPr>
        <w:t>Os Nossos Serviços</w:t>
      </w:r>
    </w:p>
    <w:p w14:paraId="0000004B" w14:textId="77777777" w:rsidR="00341B58" w:rsidRPr="005C188E" w:rsidRDefault="00000000">
      <w:pPr>
        <w:numPr>
          <w:ilvl w:val="0"/>
          <w:numId w:val="55"/>
        </w:numPr>
        <w:rPr>
          <w:lang w:val="pt-PT"/>
          <w:rPrChange w:id="185" w:author="Janina Nalagy" w:date="2026-04-16T17:18:00Z" w16du:dateUtc="2026-04-16T15:18:00Z">
            <w:rPr/>
          </w:rPrChange>
        </w:rPr>
      </w:pPr>
      <w:r w:rsidRPr="005C188E">
        <w:rPr>
          <w:lang w:val="pt-PT"/>
          <w:rPrChange w:id="186" w:author="Janina Nalagy" w:date="2026-04-16T17:18:00Z" w16du:dateUtc="2026-04-16T15:18:00Z">
            <w:rPr/>
          </w:rPrChange>
        </w:rPr>
        <w:t>Saiba mais</w:t>
      </w:r>
    </w:p>
    <w:p w14:paraId="0000004C" w14:textId="77777777" w:rsidR="00341B58" w:rsidRPr="005C188E" w:rsidRDefault="00000000">
      <w:pPr>
        <w:pStyle w:val="Ttulo4"/>
        <w:rPr>
          <w:lang w:val="pt-PT"/>
          <w:rPrChange w:id="187" w:author="Janina Nalagy" w:date="2026-04-16T17:18:00Z" w16du:dateUtc="2026-04-16T15:18:00Z">
            <w:rPr/>
          </w:rPrChange>
        </w:rPr>
      </w:pPr>
      <w:bookmarkStart w:id="188" w:name="_3xw2w2tx5pwo" w:colFirst="0" w:colLast="0"/>
      <w:bookmarkEnd w:id="188"/>
      <w:r w:rsidRPr="005C188E">
        <w:rPr>
          <w:lang w:val="pt-PT"/>
          <w:rPrChange w:id="189" w:author="Janina Nalagy" w:date="2026-04-16T17:18:00Z" w16du:dateUtc="2026-04-16T15:18:00Z">
            <w:rPr/>
          </w:rPrChange>
        </w:rPr>
        <w:t xml:space="preserve">Destaque lateral/apoio visual no </w:t>
      </w:r>
      <w:proofErr w:type="spellStart"/>
      <w:r w:rsidRPr="005C188E">
        <w:rPr>
          <w:lang w:val="pt-PT"/>
          <w:rPrChange w:id="190" w:author="Janina Nalagy" w:date="2026-04-16T17:18:00Z" w16du:dateUtc="2026-04-16T15:18:00Z">
            <w:rPr/>
          </w:rPrChange>
        </w:rPr>
        <w:t>hero</w:t>
      </w:r>
      <w:proofErr w:type="spellEnd"/>
    </w:p>
    <w:p w14:paraId="0000004D" w14:textId="77777777" w:rsidR="00341B58" w:rsidRPr="005C188E" w:rsidRDefault="00000000">
      <w:pPr>
        <w:numPr>
          <w:ilvl w:val="0"/>
          <w:numId w:val="12"/>
        </w:numPr>
        <w:rPr>
          <w:lang w:val="pt-PT"/>
          <w:rPrChange w:id="191" w:author="Janina Nalagy" w:date="2026-04-16T17:18:00Z" w16du:dateUtc="2026-04-16T15:18:00Z">
            <w:rPr/>
          </w:rPrChange>
        </w:rPr>
      </w:pPr>
      <w:r w:rsidRPr="005C188E">
        <w:rPr>
          <w:lang w:val="pt-PT"/>
          <w:rPrChange w:id="192" w:author="Janina Nalagy" w:date="2026-04-16T17:18:00Z" w16du:dateUtc="2026-04-16T15:18:00Z">
            <w:rPr/>
          </w:rPrChange>
        </w:rPr>
        <w:t>Consultoria imobiliária orientada para resultados</w:t>
      </w:r>
    </w:p>
    <w:p w14:paraId="0000004E" w14:textId="77777777" w:rsidR="00341B58" w:rsidRPr="005C188E" w:rsidRDefault="00000000">
      <w:pPr>
        <w:pStyle w:val="Ttulo3"/>
        <w:rPr>
          <w:lang w:val="pt-PT"/>
          <w:rPrChange w:id="193" w:author="Janina Nalagy" w:date="2026-04-16T17:18:00Z" w16du:dateUtc="2026-04-16T15:18:00Z">
            <w:rPr/>
          </w:rPrChange>
        </w:rPr>
      </w:pPr>
      <w:bookmarkStart w:id="194" w:name="_ly8yu9ingyj3" w:colFirst="0" w:colLast="0"/>
      <w:bookmarkEnd w:id="194"/>
      <w:r w:rsidRPr="005C188E">
        <w:rPr>
          <w:lang w:val="pt-PT"/>
          <w:rPrChange w:id="195" w:author="Janina Nalagy" w:date="2026-04-16T17:18:00Z" w16du:dateUtc="2026-04-16T15:18:00Z">
            <w:rPr/>
          </w:rPrChange>
        </w:rPr>
        <w:t>A Nossa Abordagem</w:t>
      </w:r>
    </w:p>
    <w:p w14:paraId="0000004F" w14:textId="77777777" w:rsidR="00341B58" w:rsidRPr="005C188E" w:rsidRDefault="00000000">
      <w:pPr>
        <w:numPr>
          <w:ilvl w:val="0"/>
          <w:numId w:val="81"/>
        </w:numPr>
        <w:rPr>
          <w:lang w:val="pt-PT"/>
          <w:rPrChange w:id="196" w:author="Janina Nalagy" w:date="2026-04-16T17:18:00Z" w16du:dateUtc="2026-04-16T15:18:00Z">
            <w:rPr/>
          </w:rPrChange>
        </w:rPr>
      </w:pPr>
      <w:r w:rsidRPr="005C188E">
        <w:rPr>
          <w:lang w:val="pt-PT"/>
          <w:rPrChange w:id="197" w:author="Janina Nalagy" w:date="2026-04-16T17:18:00Z" w16du:dateUtc="2026-04-16T15:18:00Z">
            <w:rPr/>
          </w:rPrChange>
        </w:rPr>
        <w:t>A Nossa Abordagem</w:t>
      </w:r>
    </w:p>
    <w:p w14:paraId="00000050" w14:textId="77777777" w:rsidR="00341B58" w:rsidRPr="005C188E" w:rsidRDefault="00000000">
      <w:pPr>
        <w:numPr>
          <w:ilvl w:val="0"/>
          <w:numId w:val="81"/>
        </w:numPr>
        <w:rPr>
          <w:lang w:val="pt-PT"/>
          <w:rPrChange w:id="198" w:author="Janina Nalagy" w:date="2026-04-16T17:18:00Z" w16du:dateUtc="2026-04-16T15:18:00Z">
            <w:rPr/>
          </w:rPrChange>
        </w:rPr>
      </w:pPr>
      <w:r w:rsidRPr="005C188E">
        <w:rPr>
          <w:lang w:val="pt-PT"/>
          <w:rPrChange w:id="199" w:author="Janina Nalagy" w:date="2026-04-16T17:18:00Z" w16du:dateUtc="2026-04-16T15:18:00Z">
            <w:rPr/>
          </w:rPrChange>
        </w:rPr>
        <w:t>Experiência, rigor técnico e uma visão clara para</w:t>
      </w:r>
    </w:p>
    <w:p w14:paraId="00000051" w14:textId="77777777" w:rsidR="00341B58" w:rsidRPr="005C188E" w:rsidRDefault="00000000">
      <w:pPr>
        <w:numPr>
          <w:ilvl w:val="0"/>
          <w:numId w:val="81"/>
        </w:numPr>
        <w:rPr>
          <w:lang w:val="pt-PT"/>
          <w:rPrChange w:id="200" w:author="Janina Nalagy" w:date="2026-04-16T17:18:00Z" w16du:dateUtc="2026-04-16T15:18:00Z">
            <w:rPr/>
          </w:rPrChange>
        </w:rPr>
      </w:pPr>
      <w:r w:rsidRPr="005C188E">
        <w:rPr>
          <w:lang w:val="pt-PT"/>
          <w:rPrChange w:id="201" w:author="Janina Nalagy" w:date="2026-04-16T17:18:00Z" w16du:dateUtc="2026-04-16T15:18:00Z">
            <w:rPr/>
          </w:rPrChange>
        </w:rPr>
        <w:t>acrescentar valor em cada decisão imobiliária</w:t>
      </w:r>
    </w:p>
    <w:p w14:paraId="00000052" w14:textId="6498DD5C" w:rsidR="00341B58" w:rsidRPr="005C188E" w:rsidRDefault="00000000">
      <w:pPr>
        <w:numPr>
          <w:ilvl w:val="0"/>
          <w:numId w:val="81"/>
        </w:numPr>
        <w:rPr>
          <w:lang w:val="pt-PT"/>
          <w:rPrChange w:id="202" w:author="Janina Nalagy" w:date="2026-04-16T17:18:00Z" w16du:dateUtc="2026-04-16T15:18:00Z">
            <w:rPr/>
          </w:rPrChange>
        </w:rPr>
      </w:pPr>
      <w:r w:rsidRPr="005C188E">
        <w:rPr>
          <w:lang w:val="pt-PT"/>
          <w:rPrChange w:id="203" w:author="Janina Nalagy" w:date="2026-04-16T17:18:00Z" w16du:dateUtc="2026-04-16T15:18:00Z">
            <w:rPr/>
          </w:rPrChange>
        </w:rPr>
        <w:t xml:space="preserve">A REC combina proximidade, competência técnica e </w:t>
      </w:r>
      <w:del w:id="204" w:author="Janina Nalagy" w:date="2026-04-16T16:39:00Z" w16du:dateUtc="2026-04-16T14:39:00Z">
        <w:r w:rsidRPr="005C188E" w:rsidDel="00763019">
          <w:rPr>
            <w:lang w:val="pt-PT"/>
            <w:rPrChange w:id="205" w:author="Janina Nalagy" w:date="2026-04-16T17:18:00Z" w16du:dateUtc="2026-04-16T15:18:00Z">
              <w:rPr/>
            </w:rPrChange>
          </w:rPr>
          <w:delText xml:space="preserve">profundo </w:delText>
        </w:r>
      </w:del>
      <w:ins w:id="206" w:author="Janina Nalagy" w:date="2026-04-16T16:39:00Z" w16du:dateUtc="2026-04-16T14:39:00Z">
        <w:r w:rsidR="00763019" w:rsidRPr="005C188E">
          <w:rPr>
            <w:lang w:val="pt-PT"/>
            <w:rPrChange w:id="207" w:author="Janina Nalagy" w:date="2026-04-16T17:18:00Z" w16du:dateUtc="2026-04-16T15:18:00Z">
              <w:rPr/>
            </w:rPrChange>
          </w:rPr>
          <w:t>mais de 2</w:t>
        </w:r>
      </w:ins>
      <w:ins w:id="208" w:author="Janina Nalagy" w:date="2026-04-16T16:40:00Z" w16du:dateUtc="2026-04-16T14:40:00Z">
        <w:r w:rsidR="00763019" w:rsidRPr="005C188E">
          <w:rPr>
            <w:lang w:val="pt-PT"/>
            <w:rPrChange w:id="209" w:author="Janina Nalagy" w:date="2026-04-16T17:18:00Z" w16du:dateUtc="2026-04-16T15:18:00Z">
              <w:rPr/>
            </w:rPrChange>
          </w:rPr>
          <w:t>5</w:t>
        </w:r>
      </w:ins>
      <w:ins w:id="210" w:author="Janina Nalagy" w:date="2026-04-16T16:39:00Z" w16du:dateUtc="2026-04-16T14:39:00Z">
        <w:r w:rsidR="00763019" w:rsidRPr="005C188E">
          <w:rPr>
            <w:lang w:val="pt-PT"/>
            <w:rPrChange w:id="211" w:author="Janina Nalagy" w:date="2026-04-16T17:18:00Z" w16du:dateUtc="2026-04-16T15:18:00Z">
              <w:rPr/>
            </w:rPrChange>
          </w:rPr>
          <w:t xml:space="preserve"> anos de</w:t>
        </w:r>
        <w:r w:rsidR="00763019" w:rsidRPr="005C188E">
          <w:rPr>
            <w:lang w:val="pt-PT"/>
            <w:rPrChange w:id="212" w:author="Janina Nalagy" w:date="2026-04-16T17:18:00Z" w16du:dateUtc="2026-04-16T15:18:00Z">
              <w:rPr/>
            </w:rPrChange>
          </w:rPr>
          <w:t xml:space="preserve"> </w:t>
        </w:r>
      </w:ins>
      <w:r w:rsidRPr="005C188E">
        <w:rPr>
          <w:lang w:val="pt-PT"/>
          <w:rPrChange w:id="213" w:author="Janina Nalagy" w:date="2026-04-16T17:18:00Z" w16du:dateUtc="2026-04-16T15:18:00Z">
            <w:rPr/>
          </w:rPrChange>
        </w:rPr>
        <w:t>conhecimento do mercado para apoiar investimentos, projectos e activos com confiança e responsabilidade.</w:t>
      </w:r>
    </w:p>
    <w:p w14:paraId="00000053" w14:textId="77777777" w:rsidR="00341B58" w:rsidRPr="005C188E" w:rsidRDefault="00000000">
      <w:pPr>
        <w:pStyle w:val="Ttulo4"/>
        <w:rPr>
          <w:lang w:val="pt-PT"/>
          <w:rPrChange w:id="214" w:author="Janina Nalagy" w:date="2026-04-16T17:18:00Z" w16du:dateUtc="2026-04-16T15:18:00Z">
            <w:rPr/>
          </w:rPrChange>
        </w:rPr>
      </w:pPr>
      <w:bookmarkStart w:id="215" w:name="_8bycvlk1s3uh" w:colFirst="0" w:colLast="0"/>
      <w:bookmarkEnd w:id="215"/>
      <w:r w:rsidRPr="005C188E">
        <w:rPr>
          <w:lang w:val="pt-PT"/>
          <w:rPrChange w:id="216" w:author="Janina Nalagy" w:date="2026-04-16T17:18:00Z" w16du:dateUtc="2026-04-16T15:18:00Z">
            <w:rPr/>
          </w:rPrChange>
        </w:rPr>
        <w:t>Cartões de destaque</w:t>
      </w:r>
    </w:p>
    <w:p w14:paraId="00000054" w14:textId="77777777" w:rsidR="00341B58" w:rsidRPr="005C188E" w:rsidRDefault="00000000">
      <w:pPr>
        <w:numPr>
          <w:ilvl w:val="0"/>
          <w:numId w:val="9"/>
        </w:numPr>
        <w:rPr>
          <w:lang w:val="pt-PT"/>
          <w:rPrChange w:id="217" w:author="Janina Nalagy" w:date="2026-04-16T17:18:00Z" w16du:dateUtc="2026-04-16T15:18:00Z">
            <w:rPr/>
          </w:rPrChange>
        </w:rPr>
      </w:pPr>
      <w:r w:rsidRPr="005C188E">
        <w:rPr>
          <w:lang w:val="pt-PT"/>
          <w:rPrChange w:id="218" w:author="Janina Nalagy" w:date="2026-04-16T17:18:00Z" w16du:dateUtc="2026-04-16T15:18:00Z">
            <w:rPr/>
          </w:rPrChange>
        </w:rPr>
        <w:t>Mais de duas décadas de experiência</w:t>
      </w:r>
    </w:p>
    <w:p w14:paraId="00000055" w14:textId="77777777" w:rsidR="00341B58" w:rsidRPr="005C188E" w:rsidRDefault="00000000">
      <w:pPr>
        <w:numPr>
          <w:ilvl w:val="1"/>
          <w:numId w:val="9"/>
        </w:numPr>
        <w:rPr>
          <w:lang w:val="pt-PT"/>
          <w:rPrChange w:id="219" w:author="Janina Nalagy" w:date="2026-04-16T17:18:00Z" w16du:dateUtc="2026-04-16T15:18:00Z">
            <w:rPr/>
          </w:rPrChange>
        </w:rPr>
      </w:pPr>
      <w:r w:rsidRPr="005C188E">
        <w:rPr>
          <w:lang w:val="pt-PT"/>
          <w:rPrChange w:id="220" w:author="Janina Nalagy" w:date="2026-04-16T17:18:00Z" w16du:dateUtc="2026-04-16T15:18:00Z">
            <w:rPr/>
          </w:rPrChange>
        </w:rPr>
        <w:t>Desde 2000, actuamos no mercado moçambicano com profissionalismo e rigor, apoiando clientes institucionais, empresas e particulares na tomada de decisões estratégicas.</w:t>
      </w:r>
    </w:p>
    <w:p w14:paraId="00000056" w14:textId="77777777" w:rsidR="00341B58" w:rsidRPr="005C188E" w:rsidRDefault="00000000">
      <w:pPr>
        <w:numPr>
          <w:ilvl w:val="1"/>
          <w:numId w:val="9"/>
        </w:numPr>
        <w:rPr>
          <w:lang w:val="pt-PT"/>
          <w:rPrChange w:id="221" w:author="Janina Nalagy" w:date="2026-04-16T17:18:00Z" w16du:dateUtc="2026-04-16T15:18:00Z">
            <w:rPr/>
          </w:rPrChange>
        </w:rPr>
      </w:pPr>
      <w:r w:rsidRPr="005C188E">
        <w:rPr>
          <w:lang w:val="pt-PT"/>
          <w:rPrChange w:id="222" w:author="Janina Nalagy" w:date="2026-04-16T17:18:00Z" w16du:dateUtc="2026-04-16T15:18:00Z">
            <w:rPr/>
          </w:rPrChange>
        </w:rPr>
        <w:t>Saiba mais</w:t>
      </w:r>
    </w:p>
    <w:p w14:paraId="00000057" w14:textId="77777777" w:rsidR="00341B58" w:rsidRPr="005C188E" w:rsidRDefault="00000000">
      <w:pPr>
        <w:numPr>
          <w:ilvl w:val="0"/>
          <w:numId w:val="9"/>
        </w:numPr>
        <w:rPr>
          <w:lang w:val="pt-PT"/>
          <w:rPrChange w:id="223" w:author="Janina Nalagy" w:date="2026-04-16T17:18:00Z" w16du:dateUtc="2026-04-16T15:18:00Z">
            <w:rPr/>
          </w:rPrChange>
        </w:rPr>
      </w:pPr>
      <w:r w:rsidRPr="005C188E">
        <w:rPr>
          <w:lang w:val="pt-PT"/>
          <w:rPrChange w:id="224" w:author="Janina Nalagy" w:date="2026-04-16T17:18:00Z" w16du:dateUtc="2026-04-16T15:18:00Z">
            <w:rPr/>
          </w:rPrChange>
        </w:rPr>
        <w:t>Metodologias reconhecidas internacionalmente</w:t>
      </w:r>
    </w:p>
    <w:p w14:paraId="00000058" w14:textId="21FB0B88" w:rsidR="00341B58" w:rsidRPr="005C188E" w:rsidDel="00763019" w:rsidRDefault="00763019" w:rsidP="00763019">
      <w:pPr>
        <w:numPr>
          <w:ilvl w:val="1"/>
          <w:numId w:val="9"/>
        </w:numPr>
        <w:rPr>
          <w:del w:id="225" w:author="Janina Nalagy" w:date="2026-04-16T16:42:00Z" w16du:dateUtc="2026-04-16T14:42:00Z"/>
          <w:lang w:val="pt-PT"/>
          <w:rPrChange w:id="226" w:author="Janina Nalagy" w:date="2026-04-16T17:18:00Z" w16du:dateUtc="2026-04-16T15:18:00Z">
            <w:rPr>
              <w:del w:id="227" w:author="Janina Nalagy" w:date="2026-04-16T16:42:00Z" w16du:dateUtc="2026-04-16T14:42:00Z"/>
            </w:rPr>
          </w:rPrChange>
        </w:rPr>
      </w:pPr>
      <w:ins w:id="228" w:author="Janina Nalagy" w:date="2026-04-16T16:42:00Z">
        <w:r w:rsidRPr="005C188E">
          <w:rPr>
            <w:lang w:val="pt-PT"/>
            <w:rPrChange w:id="229" w:author="Janina Nalagy" w:date="2026-04-16T17:18:00Z" w16du:dateUtc="2026-04-16T15:18:00Z">
              <w:rPr/>
            </w:rPrChange>
          </w:rPr>
          <w:t>Combinamos experiência técnica, conhecimento profundo do mercado e metodologias alinhadas com padrões internacionais, assegurando avaliações fiáveis, transparentes e adequadas a cada contexto.</w:t>
        </w:r>
      </w:ins>
      <w:ins w:id="230" w:author="Janina Nalagy" w:date="2026-04-16T16:42:00Z" w16du:dateUtc="2026-04-16T14:42:00Z">
        <w:r w:rsidRPr="005C188E">
          <w:rPr>
            <w:lang w:val="pt-PT"/>
            <w:rPrChange w:id="231" w:author="Janina Nalagy" w:date="2026-04-16T17:18:00Z" w16du:dateUtc="2026-04-16T15:18:00Z">
              <w:rPr/>
            </w:rPrChange>
          </w:rPr>
          <w:t xml:space="preserve"> </w:t>
        </w:r>
      </w:ins>
      <w:del w:id="232" w:author="Janina Nalagy" w:date="2026-04-16T16:42:00Z" w16du:dateUtc="2026-04-16T14:42:00Z">
        <w:r w:rsidR="00000000" w:rsidRPr="005C188E" w:rsidDel="00763019">
          <w:rPr>
            <w:lang w:val="pt-PT"/>
            <w:rPrChange w:id="233" w:author="Janina Nalagy" w:date="2026-04-16T17:18:00Z" w16du:dateUtc="2026-04-16T15:18:00Z">
              <w:rPr/>
            </w:rPrChange>
          </w:rPr>
          <w:delText>Aliamos experiência técnica, conhecimento do mercado e padrões internacionais para garantir resultados fiáveis, transparentes e ajustados às exigências de cada cliente.</w:delText>
        </w:r>
      </w:del>
    </w:p>
    <w:p w14:paraId="00000059" w14:textId="77777777" w:rsidR="00341B58" w:rsidRPr="005C188E" w:rsidRDefault="00000000">
      <w:pPr>
        <w:numPr>
          <w:ilvl w:val="1"/>
          <w:numId w:val="9"/>
        </w:numPr>
        <w:rPr>
          <w:lang w:val="pt-PT"/>
          <w:rPrChange w:id="234" w:author="Janina Nalagy" w:date="2026-04-16T17:18:00Z" w16du:dateUtc="2026-04-16T15:18:00Z">
            <w:rPr/>
          </w:rPrChange>
        </w:rPr>
      </w:pPr>
      <w:r w:rsidRPr="005C188E">
        <w:rPr>
          <w:lang w:val="pt-PT"/>
          <w:rPrChange w:id="235" w:author="Janina Nalagy" w:date="2026-04-16T17:18:00Z" w16du:dateUtc="2026-04-16T15:18:00Z">
            <w:rPr/>
          </w:rPrChange>
        </w:rPr>
        <w:t>Conhecer a REC</w:t>
      </w:r>
    </w:p>
    <w:p w14:paraId="0000005A" w14:textId="77777777" w:rsidR="00341B58" w:rsidRPr="005C188E" w:rsidRDefault="00000000">
      <w:pPr>
        <w:numPr>
          <w:ilvl w:val="0"/>
          <w:numId w:val="9"/>
        </w:numPr>
        <w:rPr>
          <w:lang w:val="pt-PT"/>
          <w:rPrChange w:id="236" w:author="Janina Nalagy" w:date="2026-04-16T17:18:00Z" w16du:dateUtc="2026-04-16T15:18:00Z">
            <w:rPr/>
          </w:rPrChange>
        </w:rPr>
      </w:pPr>
      <w:r w:rsidRPr="005C188E">
        <w:rPr>
          <w:lang w:val="pt-PT"/>
          <w:rPrChange w:id="237" w:author="Janina Nalagy" w:date="2026-04-16T17:18:00Z" w16du:dateUtc="2026-04-16T15:18:00Z">
            <w:rPr/>
          </w:rPrChange>
        </w:rPr>
        <w:t>Cobertura nacional com conhecimento local</w:t>
      </w:r>
    </w:p>
    <w:p w14:paraId="0000005B" w14:textId="76F44BF2" w:rsidR="00341B58" w:rsidRPr="005C188E" w:rsidRDefault="00000000">
      <w:pPr>
        <w:numPr>
          <w:ilvl w:val="1"/>
          <w:numId w:val="9"/>
        </w:numPr>
        <w:rPr>
          <w:lang w:val="pt-PT"/>
          <w:rPrChange w:id="238" w:author="Janina Nalagy" w:date="2026-04-16T17:18:00Z" w16du:dateUtc="2026-04-16T15:18:00Z">
            <w:rPr/>
          </w:rPrChange>
        </w:rPr>
      </w:pPr>
      <w:r w:rsidRPr="005C188E">
        <w:rPr>
          <w:lang w:val="pt-PT"/>
          <w:rPrChange w:id="239" w:author="Janina Nalagy" w:date="2026-04-16T17:18:00Z" w16du:dateUtc="2026-04-16T15:18:00Z">
            <w:rPr/>
          </w:rPrChange>
        </w:rPr>
        <w:lastRenderedPageBreak/>
        <w:t xml:space="preserve">Prestamos </w:t>
      </w:r>
      <w:proofErr w:type="spellStart"/>
      <w:ins w:id="240" w:author="Janina Nalagy" w:date="2026-04-16T16:42:00Z">
        <w:r w:rsidR="00763019" w:rsidRPr="005C188E">
          <w:rPr>
            <w:lang w:val="pt-PT"/>
            <w:rPrChange w:id="241" w:author="Janina Nalagy" w:date="2026-04-16T17:18:00Z" w16du:dateUtc="2026-04-16T15:18:00Z">
              <w:rPr/>
            </w:rPrChange>
          </w:rPr>
          <w:t>serviços</w:t>
        </w:r>
      </w:ins>
      <w:del w:id="242" w:author="Janina Nalagy" w:date="2026-04-16T16:42:00Z" w16du:dateUtc="2026-04-16T14:42:00Z">
        <w:r w:rsidRPr="005C188E" w:rsidDel="00763019">
          <w:rPr>
            <w:lang w:val="pt-PT"/>
            <w:rPrChange w:id="243" w:author="Janina Nalagy" w:date="2026-04-16T17:18:00Z" w16du:dateUtc="2026-04-16T15:18:00Z">
              <w:rPr/>
            </w:rPrChange>
          </w:rPr>
          <w:delText xml:space="preserve">apoio </w:delText>
        </w:r>
      </w:del>
      <w:ins w:id="244" w:author="Janina Nalagy" w:date="2026-04-16T16:42:00Z">
        <w:r w:rsidR="00763019" w:rsidRPr="005C188E">
          <w:rPr>
            <w:lang w:val="pt-PT"/>
            <w:rPrChange w:id="245" w:author="Janina Nalagy" w:date="2026-04-16T17:18:00Z" w16du:dateUtc="2026-04-16T15:18:00Z">
              <w:rPr/>
            </w:rPrChange>
          </w:rPr>
          <w:t>especializados</w:t>
        </w:r>
      </w:ins>
      <w:proofErr w:type="spellEnd"/>
      <w:del w:id="246" w:author="Janina Nalagy" w:date="2026-04-16T16:42:00Z" w16du:dateUtc="2026-04-16T14:42:00Z">
        <w:r w:rsidRPr="005C188E" w:rsidDel="00763019">
          <w:rPr>
            <w:lang w:val="pt-PT"/>
            <w:rPrChange w:id="247" w:author="Janina Nalagy" w:date="2026-04-16T17:18:00Z" w16du:dateUtc="2026-04-16T15:18:00Z">
              <w:rPr/>
            </w:rPrChange>
          </w:rPr>
          <w:delText>especializado</w:delText>
        </w:r>
      </w:del>
      <w:r w:rsidRPr="005C188E">
        <w:rPr>
          <w:lang w:val="pt-PT"/>
          <w:rPrChange w:id="248" w:author="Janina Nalagy" w:date="2026-04-16T17:18:00Z" w16du:dateUtc="2026-04-16T15:18:00Z">
            <w:rPr/>
          </w:rPrChange>
        </w:rPr>
        <w:t xml:space="preserve"> em todo o país, com uma abordagem próxima, multidisciplinar e orientada para a valorização dos activos e </w:t>
      </w:r>
      <w:ins w:id="249" w:author="Janina Nalagy" w:date="2026-04-16T16:43:00Z">
        <w:r w:rsidR="00121A42" w:rsidRPr="005C188E">
          <w:rPr>
            <w:lang w:val="pt-PT"/>
            <w:rPrChange w:id="250" w:author="Janina Nalagy" w:date="2026-04-16T17:18:00Z" w16du:dateUtc="2026-04-16T15:18:00Z">
              <w:rPr/>
            </w:rPrChange>
          </w:rPr>
          <w:t>a criação de confiança.</w:t>
        </w:r>
      </w:ins>
      <w:del w:id="251" w:author="Janina Nalagy" w:date="2026-04-16T16:43:00Z" w16du:dateUtc="2026-04-16T14:43:00Z">
        <w:r w:rsidRPr="005C188E" w:rsidDel="00121A42">
          <w:rPr>
            <w:lang w:val="pt-PT"/>
            <w:rPrChange w:id="252" w:author="Janina Nalagy" w:date="2026-04-16T17:18:00Z" w16du:dateUtc="2026-04-16T15:18:00Z">
              <w:rPr/>
            </w:rPrChange>
          </w:rPr>
          <w:delText>a confiança do cliente.</w:delText>
        </w:r>
      </w:del>
    </w:p>
    <w:p w14:paraId="0000005C" w14:textId="77777777" w:rsidR="00341B58" w:rsidRPr="005C188E" w:rsidRDefault="00000000">
      <w:pPr>
        <w:numPr>
          <w:ilvl w:val="1"/>
          <w:numId w:val="9"/>
        </w:numPr>
        <w:rPr>
          <w:lang w:val="pt-PT"/>
          <w:rPrChange w:id="253" w:author="Janina Nalagy" w:date="2026-04-16T17:18:00Z" w16du:dateUtc="2026-04-16T15:18:00Z">
            <w:rPr/>
          </w:rPrChange>
        </w:rPr>
      </w:pPr>
      <w:r w:rsidRPr="005C188E">
        <w:rPr>
          <w:lang w:val="pt-PT"/>
          <w:rPrChange w:id="254" w:author="Janina Nalagy" w:date="2026-04-16T17:18:00Z" w16du:dateUtc="2026-04-16T15:18:00Z">
            <w:rPr/>
          </w:rPrChange>
        </w:rPr>
        <w:t>Fale connosco</w:t>
      </w:r>
    </w:p>
    <w:p w14:paraId="0000005D" w14:textId="77777777" w:rsidR="00341B58" w:rsidRPr="005C188E" w:rsidRDefault="00000000">
      <w:pPr>
        <w:pStyle w:val="Ttulo3"/>
        <w:rPr>
          <w:lang w:val="pt-PT"/>
          <w:rPrChange w:id="255" w:author="Janina Nalagy" w:date="2026-04-16T17:18:00Z" w16du:dateUtc="2026-04-16T15:18:00Z">
            <w:rPr/>
          </w:rPrChange>
        </w:rPr>
      </w:pPr>
      <w:bookmarkStart w:id="256" w:name="_2flgh8ii8u9u" w:colFirst="0" w:colLast="0"/>
      <w:bookmarkEnd w:id="256"/>
      <w:r w:rsidRPr="005C188E">
        <w:rPr>
          <w:lang w:val="pt-PT"/>
          <w:rPrChange w:id="257" w:author="Janina Nalagy" w:date="2026-04-16T17:18:00Z" w16du:dateUtc="2026-04-16T15:18:00Z">
            <w:rPr/>
          </w:rPrChange>
        </w:rPr>
        <w:t>Fale Connosco</w:t>
      </w:r>
    </w:p>
    <w:p w14:paraId="0000005E" w14:textId="77777777" w:rsidR="00341B58" w:rsidRPr="005C188E" w:rsidRDefault="00000000">
      <w:pPr>
        <w:numPr>
          <w:ilvl w:val="0"/>
          <w:numId w:val="67"/>
        </w:numPr>
        <w:rPr>
          <w:lang w:val="pt-PT"/>
          <w:rPrChange w:id="258" w:author="Janina Nalagy" w:date="2026-04-16T17:18:00Z" w16du:dateUtc="2026-04-16T15:18:00Z">
            <w:rPr/>
          </w:rPrChange>
        </w:rPr>
      </w:pPr>
      <w:r w:rsidRPr="005C188E">
        <w:rPr>
          <w:lang w:val="pt-PT"/>
          <w:rPrChange w:id="259" w:author="Janina Nalagy" w:date="2026-04-16T17:18:00Z" w16du:dateUtc="2026-04-16T15:18:00Z">
            <w:rPr/>
          </w:rPrChange>
        </w:rPr>
        <w:t>Fale Connosco</w:t>
      </w:r>
    </w:p>
    <w:p w14:paraId="0000005F" w14:textId="2644F8E8" w:rsidR="00341B58" w:rsidRPr="005C188E" w:rsidDel="00121A42" w:rsidRDefault="00121A42">
      <w:pPr>
        <w:numPr>
          <w:ilvl w:val="0"/>
          <w:numId w:val="67"/>
        </w:numPr>
        <w:rPr>
          <w:del w:id="260" w:author="Janina Nalagy" w:date="2026-04-16T16:47:00Z" w16du:dateUtc="2026-04-16T14:47:00Z"/>
          <w:lang w:val="pt-PT"/>
          <w:rPrChange w:id="261" w:author="Janina Nalagy" w:date="2026-04-16T17:18:00Z" w16du:dateUtc="2026-04-16T15:18:00Z">
            <w:rPr>
              <w:del w:id="262" w:author="Janina Nalagy" w:date="2026-04-16T16:47:00Z" w16du:dateUtc="2026-04-16T14:47:00Z"/>
            </w:rPr>
          </w:rPrChange>
        </w:rPr>
      </w:pPr>
      <w:ins w:id="263" w:author="Janina Nalagy" w:date="2026-04-16T16:47:00Z">
        <w:r w:rsidRPr="005C188E">
          <w:rPr>
            <w:lang w:val="pt-PT"/>
            <w:rPrChange w:id="264" w:author="Janina Nalagy" w:date="2026-04-16T17:18:00Z" w16du:dateUtc="2026-04-16T15:18:00Z">
              <w:rPr/>
            </w:rPrChange>
          </w:rPr>
          <w:t>Estamos prontos para conhecer o seu desafio e apresentar soluções com valor</w:t>
        </w:r>
      </w:ins>
      <w:ins w:id="265" w:author="Janina Nalagy" w:date="2026-04-16T16:47:00Z" w16du:dateUtc="2026-04-16T14:47:00Z">
        <w:r w:rsidRPr="005C188E">
          <w:rPr>
            <w:lang w:val="pt-PT"/>
            <w:rPrChange w:id="266" w:author="Janina Nalagy" w:date="2026-04-16T17:18:00Z" w16du:dateUtc="2026-04-16T15:18:00Z">
              <w:rPr/>
            </w:rPrChange>
          </w:rPr>
          <w:t xml:space="preserve"> </w:t>
        </w:r>
      </w:ins>
      <w:del w:id="267" w:author="Janina Nalagy" w:date="2026-04-16T16:47:00Z" w16du:dateUtc="2026-04-16T14:47:00Z">
        <w:r w:rsidR="00000000" w:rsidRPr="005C188E" w:rsidDel="00121A42">
          <w:rPr>
            <w:lang w:val="pt-PT"/>
            <w:rPrChange w:id="268" w:author="Janina Nalagy" w:date="2026-04-16T17:18:00Z" w16du:dateUtc="2026-04-16T15:18:00Z">
              <w:rPr/>
            </w:rPrChange>
          </w:rPr>
          <w:delText>Estamos prontos para ouvir o seu desafio e</w:delText>
        </w:r>
      </w:del>
    </w:p>
    <w:p w14:paraId="00000060" w14:textId="0F8FEF14" w:rsidR="00341B58" w:rsidRPr="005C188E" w:rsidDel="00121A42" w:rsidRDefault="00000000">
      <w:pPr>
        <w:numPr>
          <w:ilvl w:val="0"/>
          <w:numId w:val="67"/>
        </w:numPr>
        <w:rPr>
          <w:del w:id="269" w:author="Janina Nalagy" w:date="2026-04-16T16:47:00Z" w16du:dateUtc="2026-04-16T14:47:00Z"/>
          <w:lang w:val="pt-PT"/>
          <w:rPrChange w:id="270" w:author="Janina Nalagy" w:date="2026-04-16T17:18:00Z" w16du:dateUtc="2026-04-16T15:18:00Z">
            <w:rPr>
              <w:del w:id="271" w:author="Janina Nalagy" w:date="2026-04-16T16:47:00Z" w16du:dateUtc="2026-04-16T14:47:00Z"/>
            </w:rPr>
          </w:rPrChange>
        </w:rPr>
      </w:pPr>
      <w:del w:id="272" w:author="Janina Nalagy" w:date="2026-04-16T16:47:00Z" w16du:dateUtc="2026-04-16T14:47:00Z">
        <w:r w:rsidRPr="005C188E" w:rsidDel="00121A42">
          <w:rPr>
            <w:lang w:val="pt-PT"/>
            <w:rPrChange w:id="273" w:author="Janina Nalagy" w:date="2026-04-16T17:18:00Z" w16du:dateUtc="2026-04-16T15:18:00Z">
              <w:rPr/>
            </w:rPrChange>
          </w:rPr>
          <w:delText>transformar necessidades em soluções</w:delText>
        </w:r>
      </w:del>
    </w:p>
    <w:p w14:paraId="00000061" w14:textId="63BE5C04" w:rsidR="00341B58" w:rsidRPr="005C188E" w:rsidDel="00121A42" w:rsidRDefault="00121A42">
      <w:pPr>
        <w:numPr>
          <w:ilvl w:val="0"/>
          <w:numId w:val="67"/>
        </w:numPr>
        <w:rPr>
          <w:del w:id="274" w:author="Janina Nalagy" w:date="2026-04-16T16:47:00Z" w16du:dateUtc="2026-04-16T14:47:00Z"/>
          <w:lang w:val="pt-PT"/>
          <w:rPrChange w:id="275" w:author="Janina Nalagy" w:date="2026-04-16T17:18:00Z" w16du:dateUtc="2026-04-16T15:18:00Z">
            <w:rPr>
              <w:del w:id="276" w:author="Janina Nalagy" w:date="2026-04-16T16:47:00Z" w16du:dateUtc="2026-04-16T14:47:00Z"/>
            </w:rPr>
          </w:rPrChange>
        </w:rPr>
      </w:pPr>
      <w:ins w:id="277" w:author="Janina Nalagy" w:date="2026-04-16T16:47:00Z">
        <w:r w:rsidRPr="005C188E">
          <w:rPr>
            <w:lang w:val="pt-PT"/>
            <w:rPrChange w:id="278" w:author="Janina Nalagy" w:date="2026-04-16T17:18:00Z" w16du:dateUtc="2026-04-16T15:18:00Z">
              <w:rPr/>
            </w:rPrChange>
          </w:rPr>
          <w:t>Na REC, colocamos a nossa experiência, rigor técnico e conhecimento do mercado ao serviço dos nossos clientes. Partilhe connosco o seu projecto e descubra como podemos apoiar as suas decisões com uma abordagem profissional, personalizada e orientada para resultados.</w:t>
        </w:r>
      </w:ins>
      <w:ins w:id="279" w:author="Janina Nalagy" w:date="2026-04-16T16:47:00Z" w16du:dateUtc="2026-04-16T14:47:00Z">
        <w:r w:rsidRPr="005C188E">
          <w:rPr>
            <w:lang w:val="pt-PT"/>
            <w:rPrChange w:id="280" w:author="Janina Nalagy" w:date="2026-04-16T17:18:00Z" w16du:dateUtc="2026-04-16T15:18:00Z">
              <w:rPr/>
            </w:rPrChange>
          </w:rPr>
          <w:t xml:space="preserve">  </w:t>
        </w:r>
      </w:ins>
      <w:del w:id="281" w:author="Janina Nalagy" w:date="2026-04-16T16:47:00Z" w16du:dateUtc="2026-04-16T14:47:00Z">
        <w:r w:rsidR="00000000" w:rsidRPr="005C188E" w:rsidDel="00121A42">
          <w:rPr>
            <w:lang w:val="pt-PT"/>
            <w:rPrChange w:id="282" w:author="Janina Nalagy" w:date="2026-04-16T17:18:00Z" w16du:dateUtc="2026-04-16T15:18:00Z">
              <w:rPr/>
            </w:rPrChange>
          </w:rPr>
          <w:delText>Partilhe connosco o seu projecto e descubra como podemos acrescentar valor ao seu investimento com uma abordagem técnica, personalizada e orientada para resultados.</w:delText>
        </w:r>
      </w:del>
    </w:p>
    <w:p w14:paraId="00000062" w14:textId="77777777" w:rsidR="00341B58" w:rsidRPr="005C188E" w:rsidRDefault="00000000">
      <w:pPr>
        <w:pStyle w:val="Ttulo4"/>
        <w:rPr>
          <w:lang w:val="pt-PT"/>
          <w:rPrChange w:id="283" w:author="Janina Nalagy" w:date="2026-04-16T17:18:00Z" w16du:dateUtc="2026-04-16T15:18:00Z">
            <w:rPr/>
          </w:rPrChange>
        </w:rPr>
      </w:pPr>
      <w:bookmarkStart w:id="284" w:name="_uz6thrq8j0j7" w:colFirst="0" w:colLast="0"/>
      <w:bookmarkEnd w:id="284"/>
      <w:r w:rsidRPr="005C188E">
        <w:rPr>
          <w:lang w:val="pt-PT"/>
          <w:rPrChange w:id="285" w:author="Janina Nalagy" w:date="2026-04-16T17:18:00Z" w16du:dateUtc="2026-04-16T15:18:00Z">
            <w:rPr/>
          </w:rPrChange>
        </w:rPr>
        <w:t>Itens de apoio</w:t>
      </w:r>
    </w:p>
    <w:p w14:paraId="00000063" w14:textId="77777777" w:rsidR="00341B58" w:rsidRPr="005C188E" w:rsidRDefault="00000000">
      <w:pPr>
        <w:numPr>
          <w:ilvl w:val="0"/>
          <w:numId w:val="24"/>
        </w:numPr>
        <w:rPr>
          <w:lang w:val="pt-PT"/>
          <w:rPrChange w:id="286" w:author="Janina Nalagy" w:date="2026-04-16T17:18:00Z" w16du:dateUtc="2026-04-16T15:18:00Z">
            <w:rPr/>
          </w:rPrChange>
        </w:rPr>
      </w:pPr>
      <w:r w:rsidRPr="005C188E">
        <w:rPr>
          <w:lang w:val="pt-PT"/>
          <w:rPrChange w:id="287" w:author="Janina Nalagy" w:date="2026-04-16T17:18:00Z" w16du:dateUtc="2026-04-16T15:18:00Z">
            <w:rPr/>
          </w:rPrChange>
        </w:rPr>
        <w:t>Atenção personalizada</w:t>
      </w:r>
    </w:p>
    <w:p w14:paraId="00000064" w14:textId="1046774D" w:rsidR="00341B58" w:rsidRPr="005C188E" w:rsidRDefault="00000000">
      <w:pPr>
        <w:numPr>
          <w:ilvl w:val="1"/>
          <w:numId w:val="24"/>
        </w:numPr>
        <w:rPr>
          <w:lang w:val="pt-PT"/>
          <w:rPrChange w:id="288" w:author="Janina Nalagy" w:date="2026-04-16T17:18:00Z" w16du:dateUtc="2026-04-16T15:18:00Z">
            <w:rPr/>
          </w:rPrChange>
        </w:rPr>
      </w:pPr>
      <w:r w:rsidRPr="005C188E">
        <w:rPr>
          <w:lang w:val="pt-PT"/>
          <w:rPrChange w:id="289" w:author="Janina Nalagy" w:date="2026-04-16T17:18:00Z" w16du:dateUtc="2026-04-16T15:18:00Z">
            <w:rPr/>
          </w:rPrChange>
        </w:rPr>
        <w:t xml:space="preserve">Na REC, </w:t>
      </w:r>
      <w:ins w:id="290" w:author="Janina Nalagy" w:date="2026-04-16T16:48:00Z">
        <w:r w:rsidR="00121A42" w:rsidRPr="005C188E">
          <w:rPr>
            <w:lang w:val="pt-PT"/>
            <w:rPrChange w:id="291" w:author="Janina Nalagy" w:date="2026-04-16T17:18:00Z" w16du:dateUtc="2026-04-16T15:18:00Z">
              <w:rPr/>
            </w:rPrChange>
          </w:rPr>
          <w:t>Acreditamos que cada cliente, cada activo e cada projecto exigem uma análise própria. Por isso, asseguramos um acompanhamento próximo, escuta activa e respostas ajustadas às necessidades específicas de cada situação.</w:t>
        </w:r>
      </w:ins>
      <w:ins w:id="292" w:author="Janina Nalagy" w:date="2026-04-16T16:48:00Z" w16du:dateUtc="2026-04-16T14:48:00Z">
        <w:r w:rsidR="00121A42" w:rsidRPr="005C188E">
          <w:rPr>
            <w:lang w:val="pt-PT"/>
            <w:rPrChange w:id="293" w:author="Janina Nalagy" w:date="2026-04-16T17:18:00Z" w16du:dateUtc="2026-04-16T15:18:00Z">
              <w:rPr/>
            </w:rPrChange>
          </w:rPr>
          <w:t xml:space="preserve"> </w:t>
        </w:r>
      </w:ins>
      <w:del w:id="294" w:author="Janina Nalagy" w:date="2026-04-16T16:48:00Z" w16du:dateUtc="2026-04-16T14:48:00Z">
        <w:r w:rsidRPr="005C188E" w:rsidDel="00121A42">
          <w:rPr>
            <w:lang w:val="pt-PT"/>
            <w:rPrChange w:id="295" w:author="Janina Nalagy" w:date="2026-04-16T17:18:00Z" w16du:dateUtc="2026-04-16T15:18:00Z">
              <w:rPr/>
            </w:rPrChange>
          </w:rPr>
          <w:delText>acreditamos que cada cliente merece atenção personalizada, escuta activa e respostas ajustadas aos objectivos concretos do seu projecto.</w:delText>
        </w:r>
      </w:del>
    </w:p>
    <w:p w14:paraId="00000065" w14:textId="77777777" w:rsidR="00341B58" w:rsidRPr="005C188E" w:rsidRDefault="00000000">
      <w:pPr>
        <w:numPr>
          <w:ilvl w:val="0"/>
          <w:numId w:val="24"/>
        </w:numPr>
        <w:rPr>
          <w:lang w:val="pt-PT"/>
          <w:rPrChange w:id="296" w:author="Janina Nalagy" w:date="2026-04-16T17:18:00Z" w16du:dateUtc="2026-04-16T15:18:00Z">
            <w:rPr/>
          </w:rPrChange>
        </w:rPr>
      </w:pPr>
      <w:r w:rsidRPr="005C188E">
        <w:rPr>
          <w:lang w:val="pt-PT"/>
          <w:rPrChange w:id="297" w:author="Janina Nalagy" w:date="2026-04-16T17:18:00Z" w16du:dateUtc="2026-04-16T15:18:00Z">
            <w:rPr/>
          </w:rPrChange>
        </w:rPr>
        <w:t>Resposta célere e profissional</w:t>
      </w:r>
    </w:p>
    <w:p w14:paraId="00000066" w14:textId="7BCB2884" w:rsidR="00341B58" w:rsidRPr="005C188E" w:rsidDel="00121A42" w:rsidRDefault="00121A42">
      <w:pPr>
        <w:numPr>
          <w:ilvl w:val="1"/>
          <w:numId w:val="24"/>
        </w:numPr>
        <w:rPr>
          <w:del w:id="298" w:author="Janina Nalagy" w:date="2026-04-16T16:49:00Z" w16du:dateUtc="2026-04-16T14:49:00Z"/>
          <w:lang w:val="pt-PT"/>
          <w:rPrChange w:id="299" w:author="Janina Nalagy" w:date="2026-04-16T17:18:00Z" w16du:dateUtc="2026-04-16T15:18:00Z">
            <w:rPr>
              <w:del w:id="300" w:author="Janina Nalagy" w:date="2026-04-16T16:49:00Z" w16du:dateUtc="2026-04-16T14:49:00Z"/>
            </w:rPr>
          </w:rPrChange>
        </w:rPr>
      </w:pPr>
      <w:ins w:id="301" w:author="Janina Nalagy" w:date="2026-04-16T16:49:00Z">
        <w:r w:rsidRPr="005C188E">
          <w:rPr>
            <w:lang w:val="pt-PT"/>
            <w:rPrChange w:id="302" w:author="Janina Nalagy" w:date="2026-04-16T17:18:00Z" w16du:dateUtc="2026-04-16T15:18:00Z">
              <w:rPr/>
            </w:rPrChange>
          </w:rPr>
          <w:t>Comprometemo-nos a responder de forma célere, clara e profissional, assegurando um serviço fiável e orientado para resultados.</w:t>
        </w:r>
      </w:ins>
      <w:ins w:id="303" w:author="Janina Nalagy" w:date="2026-04-16T16:49:00Z" w16du:dateUtc="2026-04-16T14:49:00Z">
        <w:r w:rsidRPr="005C188E">
          <w:rPr>
            <w:lang w:val="pt-PT"/>
            <w:rPrChange w:id="304" w:author="Janina Nalagy" w:date="2026-04-16T17:18:00Z" w16du:dateUtc="2026-04-16T15:18:00Z">
              <w:rPr/>
            </w:rPrChange>
          </w:rPr>
          <w:t xml:space="preserve">  </w:t>
        </w:r>
      </w:ins>
      <w:del w:id="305" w:author="Janina Nalagy" w:date="2026-04-16T16:49:00Z" w16du:dateUtc="2026-04-16T14:49:00Z">
        <w:r w:rsidR="00000000" w:rsidRPr="005C188E" w:rsidDel="00121A42">
          <w:rPr>
            <w:lang w:val="pt-PT"/>
            <w:rPrChange w:id="306" w:author="Janina Nalagy" w:date="2026-04-16T17:18:00Z" w16du:dateUtc="2026-04-16T15:18:00Z">
              <w:rPr/>
            </w:rPrChange>
          </w:rPr>
          <w:delText>Se precisa de esclarecimentos, de uma proposta ou de apoio técnico especializado, estamos preparados para responder com rapidez, rigor e proximidade.</w:delText>
        </w:r>
      </w:del>
    </w:p>
    <w:p w14:paraId="00000067" w14:textId="77777777" w:rsidR="00341B58" w:rsidRPr="005C188E" w:rsidRDefault="00000000">
      <w:pPr>
        <w:pStyle w:val="Ttulo4"/>
        <w:rPr>
          <w:lang w:val="pt-PT"/>
          <w:rPrChange w:id="307" w:author="Janina Nalagy" w:date="2026-04-16T17:18:00Z" w16du:dateUtc="2026-04-16T15:18:00Z">
            <w:rPr/>
          </w:rPrChange>
        </w:rPr>
      </w:pPr>
      <w:bookmarkStart w:id="308" w:name="_jhel7584g6l4" w:colFirst="0" w:colLast="0"/>
      <w:bookmarkEnd w:id="308"/>
      <w:proofErr w:type="spellStart"/>
      <w:r w:rsidRPr="005C188E">
        <w:rPr>
          <w:lang w:val="pt-PT"/>
          <w:rPrChange w:id="309" w:author="Janina Nalagy" w:date="2026-04-16T17:18:00Z" w16du:dateUtc="2026-04-16T15:18:00Z">
            <w:rPr/>
          </w:rPrChange>
        </w:rPr>
        <w:t>CTAs</w:t>
      </w:r>
      <w:proofErr w:type="spellEnd"/>
    </w:p>
    <w:p w14:paraId="00000068" w14:textId="77777777" w:rsidR="00341B58" w:rsidRPr="005C188E" w:rsidRDefault="00000000">
      <w:pPr>
        <w:numPr>
          <w:ilvl w:val="0"/>
          <w:numId w:val="22"/>
        </w:numPr>
        <w:rPr>
          <w:lang w:val="pt-PT"/>
          <w:rPrChange w:id="310" w:author="Janina Nalagy" w:date="2026-04-16T17:18:00Z" w16du:dateUtc="2026-04-16T15:18:00Z">
            <w:rPr/>
          </w:rPrChange>
        </w:rPr>
      </w:pPr>
      <w:r w:rsidRPr="005C188E">
        <w:rPr>
          <w:lang w:val="pt-PT"/>
          <w:rPrChange w:id="311" w:author="Janina Nalagy" w:date="2026-04-16T17:18:00Z" w16du:dateUtc="2026-04-16T15:18:00Z">
            <w:rPr/>
          </w:rPrChange>
        </w:rPr>
        <w:t>Contacte-nos</w:t>
      </w:r>
    </w:p>
    <w:p w14:paraId="00000069" w14:textId="009CB000" w:rsidR="00341B58" w:rsidRPr="005C188E" w:rsidRDefault="00121A42">
      <w:pPr>
        <w:numPr>
          <w:ilvl w:val="0"/>
          <w:numId w:val="22"/>
        </w:numPr>
        <w:rPr>
          <w:ins w:id="312" w:author="Janina Nalagy" w:date="2026-04-16T16:44:00Z" w16du:dateUtc="2026-04-16T14:44:00Z"/>
          <w:lang w:val="pt-PT"/>
          <w:rPrChange w:id="313" w:author="Janina Nalagy" w:date="2026-04-16T17:18:00Z" w16du:dateUtc="2026-04-16T15:18:00Z">
            <w:rPr>
              <w:ins w:id="314" w:author="Janina Nalagy" w:date="2026-04-16T16:44:00Z" w16du:dateUtc="2026-04-16T14:44:00Z"/>
            </w:rPr>
          </w:rPrChange>
        </w:rPr>
      </w:pPr>
      <w:ins w:id="315" w:author="Janina Nalagy" w:date="2026-04-16T16:44:00Z" w16du:dateUtc="2026-04-16T14:44:00Z">
        <w:r w:rsidRPr="005C188E">
          <w:rPr>
            <w:lang w:val="pt-PT"/>
            <w:rPrChange w:id="316" w:author="Janina Nalagy" w:date="2026-04-16T17:18:00Z" w16du:dateUtc="2026-04-16T15:18:00Z">
              <w:rPr/>
            </w:rPrChange>
          </w:rPr>
          <w:t xml:space="preserve">Email - </w:t>
        </w:r>
        <w:r w:rsidRPr="005C188E">
          <w:rPr>
            <w:lang w:val="pt-PT"/>
            <w:rPrChange w:id="317" w:author="Janina Nalagy" w:date="2026-04-16T17:18:00Z" w16du:dateUtc="2026-04-16T15:18:00Z">
              <w:rPr/>
            </w:rPrChange>
          </w:rPr>
          <w:fldChar w:fldCharType="begin"/>
        </w:r>
        <w:r w:rsidRPr="005C188E">
          <w:rPr>
            <w:lang w:val="pt-PT"/>
            <w:rPrChange w:id="318" w:author="Janina Nalagy" w:date="2026-04-16T17:18:00Z" w16du:dateUtc="2026-04-16T15:18:00Z">
              <w:rPr/>
            </w:rPrChange>
          </w:rPr>
          <w:instrText>HYPERLINK "mailto:</w:instrText>
        </w:r>
      </w:ins>
      <w:r w:rsidRPr="005C188E">
        <w:rPr>
          <w:lang w:val="pt-PT"/>
          <w:rPrChange w:id="319" w:author="Janina Nalagy" w:date="2026-04-16T17:18:00Z" w16du:dateUtc="2026-04-16T15:18:00Z">
            <w:rPr>
              <w:rStyle w:val="Hiperligao"/>
            </w:rPr>
          </w:rPrChange>
        </w:rPr>
        <w:instrText>consulting@rec.co.mz</w:instrText>
      </w:r>
      <w:ins w:id="320" w:author="Janina Nalagy" w:date="2026-04-16T16:44:00Z" w16du:dateUtc="2026-04-16T14:44:00Z">
        <w:r w:rsidRPr="005C188E">
          <w:rPr>
            <w:lang w:val="pt-PT"/>
            <w:rPrChange w:id="321" w:author="Janina Nalagy" w:date="2026-04-16T17:18:00Z" w16du:dateUtc="2026-04-16T15:18:00Z">
              <w:rPr/>
            </w:rPrChange>
          </w:rPr>
          <w:instrText>"</w:instrText>
        </w:r>
        <w:r w:rsidRPr="005C188E">
          <w:rPr>
            <w:lang w:val="pt-PT"/>
            <w:rPrChange w:id="322" w:author="Janina Nalagy" w:date="2026-04-16T17:18:00Z" w16du:dateUtc="2026-04-16T15:18:00Z">
              <w:rPr/>
            </w:rPrChange>
          </w:rPr>
          <w:fldChar w:fldCharType="separate"/>
        </w:r>
      </w:ins>
      <w:r w:rsidRPr="005C188E">
        <w:rPr>
          <w:rStyle w:val="Hiperligao"/>
          <w:lang w:val="pt-PT"/>
          <w:rPrChange w:id="323" w:author="Janina Nalagy" w:date="2026-04-16T17:18:00Z" w16du:dateUtc="2026-04-16T15:18:00Z">
            <w:rPr>
              <w:rStyle w:val="Hiperligao"/>
            </w:rPr>
          </w:rPrChange>
        </w:rPr>
        <w:t>consulting@rec.co.mz</w:t>
      </w:r>
      <w:ins w:id="324" w:author="Janina Nalagy" w:date="2026-04-16T16:44:00Z" w16du:dateUtc="2026-04-16T14:44:00Z">
        <w:r w:rsidRPr="005C188E">
          <w:rPr>
            <w:lang w:val="pt-PT"/>
            <w:rPrChange w:id="325" w:author="Janina Nalagy" w:date="2026-04-16T17:18:00Z" w16du:dateUtc="2026-04-16T15:18:00Z">
              <w:rPr/>
            </w:rPrChange>
          </w:rPr>
          <w:fldChar w:fldCharType="end"/>
        </w:r>
      </w:ins>
    </w:p>
    <w:p w14:paraId="15FF2131" w14:textId="5F259409" w:rsidR="00121A42" w:rsidRPr="005C188E" w:rsidRDefault="00121A42">
      <w:pPr>
        <w:numPr>
          <w:ilvl w:val="0"/>
          <w:numId w:val="22"/>
        </w:numPr>
        <w:rPr>
          <w:color w:val="EE0000"/>
          <w:lang w:val="pt-PT"/>
          <w:rPrChange w:id="326" w:author="Janina Nalagy" w:date="2026-04-16T17:18:00Z" w16du:dateUtc="2026-04-16T15:18:00Z">
            <w:rPr/>
          </w:rPrChange>
        </w:rPr>
      </w:pPr>
      <w:ins w:id="327" w:author="Janina Nalagy" w:date="2026-04-16T16:44:00Z" w16du:dateUtc="2026-04-16T14:44:00Z">
        <w:r w:rsidRPr="005C188E">
          <w:rPr>
            <w:lang w:val="pt-PT"/>
            <w:rPrChange w:id="328" w:author="Janina Nalagy" w:date="2026-04-16T17:18:00Z" w16du:dateUtc="2026-04-16T15:18:00Z">
              <w:rPr/>
            </w:rPrChange>
          </w:rPr>
          <w:t xml:space="preserve">WhatsApp - </w:t>
        </w:r>
        <w:r w:rsidRPr="005C188E">
          <w:rPr>
            <w:lang w:val="pt-PT"/>
            <w:rPrChange w:id="329" w:author="Janina Nalagy" w:date="2026-04-16T17:18:00Z" w16du:dateUtc="2026-04-16T15:18:00Z">
              <w:rPr/>
            </w:rPrChange>
          </w:rPr>
          <w:t xml:space="preserve">+258 84 3822494 </w:t>
        </w:r>
        <w:r w:rsidRPr="005C188E">
          <w:rPr>
            <w:lang w:val="pt-PT"/>
            <w:rPrChange w:id="330" w:author="Janina Nalagy" w:date="2026-04-16T17:18:00Z" w16du:dateUtc="2026-04-16T15:18:00Z">
              <w:rPr/>
            </w:rPrChange>
          </w:rPr>
          <w:t xml:space="preserve"> </w:t>
        </w:r>
        <w:r w:rsidRPr="005C188E">
          <w:rPr>
            <w:color w:val="EE0000"/>
            <w:lang w:val="pt-PT"/>
            <w:rPrChange w:id="331" w:author="Janina Nalagy" w:date="2026-04-16T17:18:00Z" w16du:dateUtc="2026-04-16T15:18:00Z">
              <w:rPr/>
            </w:rPrChange>
          </w:rPr>
          <w:t>(link)</w:t>
        </w:r>
      </w:ins>
    </w:p>
    <w:p w14:paraId="0000006A" w14:textId="77777777" w:rsidR="00341B58" w:rsidRPr="005C188E" w:rsidRDefault="00000000">
      <w:pPr>
        <w:pStyle w:val="Ttulo3"/>
        <w:rPr>
          <w:lang w:val="pt-PT"/>
          <w:rPrChange w:id="332" w:author="Janina Nalagy" w:date="2026-04-16T17:18:00Z" w16du:dateUtc="2026-04-16T15:18:00Z">
            <w:rPr/>
          </w:rPrChange>
        </w:rPr>
      </w:pPr>
      <w:bookmarkStart w:id="333" w:name="_8sl36u1fzxxt" w:colFirst="0" w:colLast="0"/>
      <w:bookmarkEnd w:id="333"/>
      <w:r w:rsidRPr="005C188E">
        <w:rPr>
          <w:lang w:val="pt-PT"/>
          <w:rPrChange w:id="334" w:author="Janina Nalagy" w:date="2026-04-16T17:18:00Z" w16du:dateUtc="2026-04-16T15:18:00Z">
            <w:rPr/>
          </w:rPrChange>
        </w:rPr>
        <w:t>Os Nossos Serviços</w:t>
      </w:r>
    </w:p>
    <w:p w14:paraId="0000006B" w14:textId="77777777" w:rsidR="00341B58" w:rsidRPr="005C188E" w:rsidRDefault="00000000">
      <w:pPr>
        <w:numPr>
          <w:ilvl w:val="0"/>
          <w:numId w:val="85"/>
        </w:numPr>
        <w:rPr>
          <w:lang w:val="pt-PT"/>
          <w:rPrChange w:id="335" w:author="Janina Nalagy" w:date="2026-04-16T17:18:00Z" w16du:dateUtc="2026-04-16T15:18:00Z">
            <w:rPr/>
          </w:rPrChange>
        </w:rPr>
      </w:pPr>
      <w:r w:rsidRPr="005C188E">
        <w:rPr>
          <w:lang w:val="pt-PT"/>
          <w:rPrChange w:id="336" w:author="Janina Nalagy" w:date="2026-04-16T17:18:00Z" w16du:dateUtc="2026-04-16T15:18:00Z">
            <w:rPr/>
          </w:rPrChange>
        </w:rPr>
        <w:t>Os Nossos Serviços</w:t>
      </w:r>
    </w:p>
    <w:p w14:paraId="0000006C" w14:textId="77777777" w:rsidR="00341B58" w:rsidRPr="005C188E" w:rsidRDefault="00000000">
      <w:pPr>
        <w:numPr>
          <w:ilvl w:val="0"/>
          <w:numId w:val="85"/>
        </w:numPr>
        <w:rPr>
          <w:lang w:val="pt-PT"/>
          <w:rPrChange w:id="337" w:author="Janina Nalagy" w:date="2026-04-16T17:18:00Z" w16du:dateUtc="2026-04-16T15:18:00Z">
            <w:rPr/>
          </w:rPrChange>
        </w:rPr>
      </w:pPr>
      <w:r w:rsidRPr="005C188E">
        <w:rPr>
          <w:lang w:val="pt-PT"/>
          <w:rPrChange w:id="338" w:author="Janina Nalagy" w:date="2026-04-16T17:18:00Z" w16du:dateUtc="2026-04-16T15:18:00Z">
            <w:rPr/>
          </w:rPrChange>
        </w:rPr>
        <w:t>Competência técnica para cada fase do</w:t>
      </w:r>
    </w:p>
    <w:p w14:paraId="0000006D" w14:textId="77777777" w:rsidR="00341B58" w:rsidRPr="005C188E" w:rsidRDefault="00000000" w:rsidP="00121A42">
      <w:pPr>
        <w:ind w:left="720"/>
        <w:rPr>
          <w:lang w:val="pt-PT"/>
          <w:rPrChange w:id="339" w:author="Janina Nalagy" w:date="2026-04-16T17:18:00Z" w16du:dateUtc="2026-04-16T15:18:00Z">
            <w:rPr/>
          </w:rPrChange>
        </w:rPr>
        <w:pPrChange w:id="340" w:author="Janina Nalagy" w:date="2026-04-16T16:46:00Z" w16du:dateUtc="2026-04-16T14:46:00Z">
          <w:pPr>
            <w:numPr>
              <w:numId w:val="85"/>
            </w:numPr>
            <w:ind w:left="720" w:hanging="360"/>
          </w:pPr>
        </w:pPrChange>
      </w:pPr>
      <w:r w:rsidRPr="005C188E">
        <w:rPr>
          <w:lang w:val="pt-PT"/>
          <w:rPrChange w:id="341" w:author="Janina Nalagy" w:date="2026-04-16T17:18:00Z" w16du:dateUtc="2026-04-16T15:18:00Z">
            <w:rPr/>
          </w:rPrChange>
        </w:rPr>
        <w:t>seu investimento imobiliário</w:t>
      </w:r>
    </w:p>
    <w:p w14:paraId="0000006E" w14:textId="77777777" w:rsidR="00341B58" w:rsidRPr="005C188E" w:rsidRDefault="00000000">
      <w:pPr>
        <w:numPr>
          <w:ilvl w:val="0"/>
          <w:numId w:val="85"/>
        </w:numPr>
        <w:rPr>
          <w:lang w:val="pt-PT"/>
          <w:rPrChange w:id="342" w:author="Janina Nalagy" w:date="2026-04-16T17:18:00Z" w16du:dateUtc="2026-04-16T15:18:00Z">
            <w:rPr/>
          </w:rPrChange>
        </w:rPr>
      </w:pPr>
      <w:r w:rsidRPr="005C188E">
        <w:rPr>
          <w:lang w:val="pt-PT"/>
          <w:rPrChange w:id="343" w:author="Janina Nalagy" w:date="2026-04-16T17:18:00Z" w16du:dateUtc="2026-04-16T15:18:00Z">
            <w:rPr/>
          </w:rPrChange>
        </w:rPr>
        <w:t>Da análise inicial à execução e verificação técnica, prestamos serviços especializados que reforçam a confiança, reduzem o risco e ajudam o cliente a decidir com segurança.</w:t>
      </w:r>
    </w:p>
    <w:p w14:paraId="0000006F" w14:textId="77777777" w:rsidR="00341B58" w:rsidRPr="005C188E" w:rsidRDefault="00000000">
      <w:pPr>
        <w:pStyle w:val="Ttulo4"/>
        <w:rPr>
          <w:lang w:val="pt-PT"/>
          <w:rPrChange w:id="344" w:author="Janina Nalagy" w:date="2026-04-16T17:18:00Z" w16du:dateUtc="2026-04-16T15:18:00Z">
            <w:rPr/>
          </w:rPrChange>
        </w:rPr>
      </w:pPr>
      <w:bookmarkStart w:id="345" w:name="_tosed558j3u6" w:colFirst="0" w:colLast="0"/>
      <w:bookmarkEnd w:id="345"/>
      <w:r w:rsidRPr="005C188E">
        <w:rPr>
          <w:lang w:val="pt-PT"/>
          <w:rPrChange w:id="346" w:author="Janina Nalagy" w:date="2026-04-16T17:18:00Z" w16du:dateUtc="2026-04-16T15:18:00Z">
            <w:rPr/>
          </w:rPrChange>
        </w:rPr>
        <w:lastRenderedPageBreak/>
        <w:t>Cartões de serviço</w:t>
      </w:r>
    </w:p>
    <w:p w14:paraId="00000070" w14:textId="77777777" w:rsidR="00341B58" w:rsidRPr="005C188E" w:rsidRDefault="00000000">
      <w:pPr>
        <w:numPr>
          <w:ilvl w:val="0"/>
          <w:numId w:val="30"/>
        </w:numPr>
        <w:rPr>
          <w:lang w:val="pt-PT"/>
          <w:rPrChange w:id="347" w:author="Janina Nalagy" w:date="2026-04-16T17:18:00Z" w16du:dateUtc="2026-04-16T15:18:00Z">
            <w:rPr/>
          </w:rPrChange>
        </w:rPr>
      </w:pPr>
      <w:r w:rsidRPr="005C188E">
        <w:rPr>
          <w:lang w:val="pt-PT"/>
          <w:rPrChange w:id="348" w:author="Janina Nalagy" w:date="2026-04-16T17:18:00Z" w16du:dateUtc="2026-04-16T15:18:00Z">
            <w:rPr/>
          </w:rPrChange>
        </w:rPr>
        <w:t>Avaliação e Consultoria Imobiliária</w:t>
      </w:r>
    </w:p>
    <w:p w14:paraId="00000071" w14:textId="1824BE15" w:rsidR="00341B58" w:rsidRPr="005C188E" w:rsidDel="00BB1003" w:rsidRDefault="00BB1003">
      <w:pPr>
        <w:numPr>
          <w:ilvl w:val="1"/>
          <w:numId w:val="30"/>
        </w:numPr>
        <w:rPr>
          <w:del w:id="349" w:author="Janina Nalagy" w:date="2026-04-16T16:55:00Z" w16du:dateUtc="2026-04-16T14:55:00Z"/>
          <w:lang w:val="pt-PT"/>
          <w:rPrChange w:id="350" w:author="Janina Nalagy" w:date="2026-04-16T17:18:00Z" w16du:dateUtc="2026-04-16T15:18:00Z">
            <w:rPr>
              <w:del w:id="351" w:author="Janina Nalagy" w:date="2026-04-16T16:55:00Z" w16du:dateUtc="2026-04-16T14:55:00Z"/>
            </w:rPr>
          </w:rPrChange>
        </w:rPr>
      </w:pPr>
      <w:ins w:id="352" w:author="Janina Nalagy" w:date="2026-04-16T16:55:00Z">
        <w:r w:rsidRPr="005C188E">
          <w:rPr>
            <w:lang w:val="pt-PT"/>
            <w:rPrChange w:id="353" w:author="Janina Nalagy" w:date="2026-04-16T17:18:00Z" w16du:dateUtc="2026-04-16T15:18:00Z">
              <w:rPr/>
            </w:rPrChange>
          </w:rPr>
          <w:t xml:space="preserve">Desenvolvemos avaliações criteriosas, independentes e tecnicamente fundamentadas de imóveis e activos, de acordo com padrões nacionais e internacionais, para apoiar decisões de investimento, financiamento, gestão patrimonial e relato </w:t>
        </w:r>
        <w:proofErr w:type="spellStart"/>
        <w:r w:rsidRPr="005C188E">
          <w:rPr>
            <w:lang w:val="pt-PT"/>
            <w:rPrChange w:id="354" w:author="Janina Nalagy" w:date="2026-04-16T17:18:00Z" w16du:dateUtc="2026-04-16T15:18:00Z">
              <w:rPr/>
            </w:rPrChange>
          </w:rPr>
          <w:t>financeiro.</w:t>
        </w:r>
      </w:ins>
      <w:del w:id="355" w:author="Janina Nalagy" w:date="2026-04-16T16:55:00Z" w16du:dateUtc="2026-04-16T14:55:00Z">
        <w:r w:rsidR="00000000" w:rsidRPr="005C188E" w:rsidDel="00BB1003">
          <w:rPr>
            <w:lang w:val="pt-PT"/>
            <w:rPrChange w:id="356" w:author="Janina Nalagy" w:date="2026-04-16T17:18:00Z" w16du:dateUtc="2026-04-16T15:18:00Z">
              <w:rPr/>
            </w:rPrChange>
          </w:rPr>
          <w:delText>Desenvolvemos avaliações criteriosas e independentes de imóveis e activos, seguindo padrões nacionais e internacionais para apoiar decisões seguras e fundamentadas.</w:delText>
        </w:r>
      </w:del>
    </w:p>
    <w:p w14:paraId="00000072" w14:textId="77777777" w:rsidR="00341B58" w:rsidRPr="005C188E" w:rsidRDefault="00000000">
      <w:pPr>
        <w:numPr>
          <w:ilvl w:val="0"/>
          <w:numId w:val="30"/>
        </w:numPr>
        <w:rPr>
          <w:lang w:val="pt-PT"/>
          <w:rPrChange w:id="357" w:author="Janina Nalagy" w:date="2026-04-16T17:18:00Z" w16du:dateUtc="2026-04-16T15:18:00Z">
            <w:rPr/>
          </w:rPrChange>
        </w:rPr>
      </w:pPr>
      <w:r w:rsidRPr="005C188E">
        <w:rPr>
          <w:lang w:val="pt-PT"/>
          <w:rPrChange w:id="358" w:author="Janina Nalagy" w:date="2026-04-16T17:18:00Z" w16du:dateUtc="2026-04-16T15:18:00Z">
            <w:rPr/>
          </w:rPrChange>
        </w:rPr>
        <w:t>Gestão</w:t>
      </w:r>
      <w:proofErr w:type="spellEnd"/>
      <w:r w:rsidRPr="005C188E">
        <w:rPr>
          <w:lang w:val="pt-PT"/>
          <w:rPrChange w:id="359" w:author="Janina Nalagy" w:date="2026-04-16T17:18:00Z" w16du:dateUtc="2026-04-16T15:18:00Z">
            <w:rPr/>
          </w:rPrChange>
        </w:rPr>
        <w:t xml:space="preserve"> de Projectos e Fiscalização de Obras</w:t>
      </w:r>
    </w:p>
    <w:p w14:paraId="00000073" w14:textId="2DEF5B00" w:rsidR="00341B58" w:rsidRPr="005C188E" w:rsidDel="00BB1003" w:rsidRDefault="00BB1003">
      <w:pPr>
        <w:numPr>
          <w:ilvl w:val="1"/>
          <w:numId w:val="30"/>
        </w:numPr>
        <w:rPr>
          <w:del w:id="360" w:author="Janina Nalagy" w:date="2026-04-16T16:55:00Z" w16du:dateUtc="2026-04-16T14:55:00Z"/>
          <w:lang w:val="pt-PT"/>
          <w:rPrChange w:id="361" w:author="Janina Nalagy" w:date="2026-04-16T17:18:00Z" w16du:dateUtc="2026-04-16T15:18:00Z">
            <w:rPr>
              <w:del w:id="362" w:author="Janina Nalagy" w:date="2026-04-16T16:55:00Z" w16du:dateUtc="2026-04-16T14:55:00Z"/>
            </w:rPr>
          </w:rPrChange>
        </w:rPr>
      </w:pPr>
      <w:ins w:id="363" w:author="Janina Nalagy" w:date="2026-04-16T16:55:00Z">
        <w:r w:rsidRPr="005C188E">
          <w:rPr>
            <w:lang w:val="pt-PT"/>
            <w:rPrChange w:id="364" w:author="Janina Nalagy" w:date="2026-04-16T17:18:00Z" w16du:dateUtc="2026-04-16T15:18:00Z">
              <w:rPr/>
            </w:rPrChange>
          </w:rPr>
          <w:t>Acompanhamos e coordenamos todas as fases do projecto, desde o planeamento inicial até à conclusão da obra, assegurando controlo de prazos, custos, qualidade e conformidade técnica.</w:t>
        </w:r>
      </w:ins>
      <w:ins w:id="365" w:author="Janina Nalagy" w:date="2026-04-16T16:55:00Z" w16du:dateUtc="2026-04-16T14:55:00Z">
        <w:r w:rsidRPr="005C188E">
          <w:rPr>
            <w:lang w:val="pt-PT"/>
            <w:rPrChange w:id="366" w:author="Janina Nalagy" w:date="2026-04-16T17:18:00Z" w16du:dateUtc="2026-04-16T15:18:00Z">
              <w:rPr/>
            </w:rPrChange>
          </w:rPr>
          <w:t xml:space="preserve">  </w:t>
        </w:r>
      </w:ins>
      <w:del w:id="367" w:author="Janina Nalagy" w:date="2026-04-16T16:55:00Z" w16du:dateUtc="2026-04-16T14:55:00Z">
        <w:r w:rsidR="00000000" w:rsidRPr="005C188E" w:rsidDel="00BB1003">
          <w:rPr>
            <w:lang w:val="pt-PT"/>
            <w:rPrChange w:id="368" w:author="Janina Nalagy" w:date="2026-04-16T17:18:00Z" w16du:dateUtc="2026-04-16T15:18:00Z">
              <w:rPr/>
            </w:rPrChange>
          </w:rPr>
          <w:delText>Coordenamos todas as fases do projecto, desde o planeamento inicial até à entrega final, assegurando prazos, orçamentos e padrões de qualidade.</w:delText>
        </w:r>
      </w:del>
    </w:p>
    <w:p w14:paraId="00000074" w14:textId="77777777" w:rsidR="00341B58" w:rsidRPr="005C188E" w:rsidRDefault="00000000">
      <w:pPr>
        <w:numPr>
          <w:ilvl w:val="0"/>
          <w:numId w:val="30"/>
        </w:numPr>
        <w:rPr>
          <w:lang w:val="pt-PT"/>
          <w:rPrChange w:id="369" w:author="Janina Nalagy" w:date="2026-04-16T17:18:00Z" w16du:dateUtc="2026-04-16T15:18:00Z">
            <w:rPr/>
          </w:rPrChange>
        </w:rPr>
      </w:pPr>
      <w:r w:rsidRPr="005C188E">
        <w:rPr>
          <w:lang w:val="pt-PT"/>
          <w:rPrChange w:id="370" w:author="Janina Nalagy" w:date="2026-04-16T17:18:00Z" w16du:dateUtc="2026-04-16T15:18:00Z">
            <w:rPr/>
          </w:rPrChange>
        </w:rPr>
        <w:t>Peritagens Técnicas</w:t>
      </w:r>
    </w:p>
    <w:p w14:paraId="366B9D0D" w14:textId="77777777" w:rsidR="00BB1003" w:rsidRPr="005C188E" w:rsidRDefault="00BB1003" w:rsidP="00BB1003">
      <w:pPr>
        <w:ind w:left="720"/>
        <w:rPr>
          <w:ins w:id="371" w:author="Janina Nalagy" w:date="2026-04-16T16:55:00Z" w16du:dateUtc="2026-04-16T14:55:00Z"/>
          <w:lang w:val="pt-PT"/>
          <w:rPrChange w:id="372" w:author="Janina Nalagy" w:date="2026-04-16T17:18:00Z" w16du:dateUtc="2026-04-16T15:18:00Z">
            <w:rPr>
              <w:ins w:id="373" w:author="Janina Nalagy" w:date="2026-04-16T16:55:00Z" w16du:dateUtc="2026-04-16T14:55:00Z"/>
            </w:rPr>
          </w:rPrChange>
        </w:rPr>
      </w:pPr>
      <w:ins w:id="374" w:author="Janina Nalagy" w:date="2026-04-16T16:55:00Z">
        <w:r w:rsidRPr="005C188E">
          <w:rPr>
            <w:lang w:val="pt-PT"/>
            <w:rPrChange w:id="375" w:author="Janina Nalagy" w:date="2026-04-16T17:18:00Z" w16du:dateUtc="2026-04-16T15:18:00Z">
              <w:rPr/>
            </w:rPrChange>
          </w:rPr>
          <w:t>Realizamos inspecções, diagnósticos e relatórios técnicos detalhados, com o objectivo de identificar patologias, riscos, anomalias construtivas e necessidades de intervenção, com rigor, clareza e independência.</w:t>
        </w:r>
      </w:ins>
      <w:del w:id="376" w:author="Janina Nalagy" w:date="2026-04-16T16:55:00Z" w16du:dateUtc="2026-04-16T14:55:00Z">
        <w:r w:rsidR="00000000" w:rsidRPr="005C188E" w:rsidDel="00BB1003">
          <w:rPr>
            <w:lang w:val="pt-PT"/>
            <w:rPrChange w:id="377" w:author="Janina Nalagy" w:date="2026-04-16T17:18:00Z" w16du:dateUtc="2026-04-16T15:18:00Z">
              <w:rPr/>
            </w:rPrChange>
          </w:rPr>
          <w:delText>Realizamos inspecções e relatórios técnicos detalhados que identificam riscos, patologias e necessidades de intervenção com rigor e clareza.</w:delText>
        </w:r>
      </w:del>
    </w:p>
    <w:p w14:paraId="248B7E8B" w14:textId="77777777" w:rsidR="00BB1003" w:rsidRPr="005C188E" w:rsidRDefault="00BB1003" w:rsidP="00BB1003">
      <w:pPr>
        <w:rPr>
          <w:ins w:id="378" w:author="Janina Nalagy" w:date="2026-04-16T16:55:00Z" w16du:dateUtc="2026-04-16T14:55:00Z"/>
          <w:lang w:val="pt-PT"/>
          <w:rPrChange w:id="379" w:author="Janina Nalagy" w:date="2026-04-16T17:18:00Z" w16du:dateUtc="2026-04-16T15:18:00Z">
            <w:rPr>
              <w:ins w:id="380" w:author="Janina Nalagy" w:date="2026-04-16T16:55:00Z" w16du:dateUtc="2026-04-16T14:55:00Z"/>
            </w:rPr>
          </w:rPrChange>
        </w:rPr>
      </w:pPr>
    </w:p>
    <w:p w14:paraId="2D757887" w14:textId="77777777" w:rsidR="00BB1003" w:rsidRPr="005C188E" w:rsidRDefault="00121A42" w:rsidP="00BB1003">
      <w:pPr>
        <w:rPr>
          <w:ins w:id="381" w:author="Janina Nalagy" w:date="2026-04-16T16:56:00Z"/>
          <w:lang w:val="pt-PT"/>
        </w:rPr>
      </w:pPr>
      <w:ins w:id="382" w:author="Janina Nalagy" w:date="2026-04-16T16:50:00Z" w16du:dateUtc="2026-04-16T14:50:00Z">
        <w:r w:rsidRPr="005C188E">
          <w:rPr>
            <w:lang w:val="pt-PT"/>
            <w:rPrChange w:id="383" w:author="Janina Nalagy" w:date="2026-04-16T17:18:00Z" w16du:dateUtc="2026-04-16T15:18:00Z">
              <w:rPr/>
            </w:rPrChange>
          </w:rPr>
          <w:t>4</w:t>
        </w:r>
      </w:ins>
      <w:ins w:id="384" w:author="Janina Nalagy" w:date="2026-04-16T16:56:00Z" w16du:dateUtc="2026-04-16T14:56:00Z">
        <w:r w:rsidR="00BB1003" w:rsidRPr="005C188E">
          <w:rPr>
            <w:lang w:val="pt-PT"/>
            <w:rPrChange w:id="385" w:author="Janina Nalagy" w:date="2026-04-16T17:18:00Z" w16du:dateUtc="2026-04-16T15:18:00Z">
              <w:rPr/>
            </w:rPrChange>
          </w:rPr>
          <w:t xml:space="preserve">. </w:t>
        </w:r>
      </w:ins>
      <w:ins w:id="386" w:author="Janina Nalagy" w:date="2026-04-16T16:56:00Z">
        <w:r w:rsidR="00BB1003" w:rsidRPr="005C188E">
          <w:rPr>
            <w:b/>
            <w:bCs/>
            <w:lang w:val="pt-PT"/>
          </w:rPr>
          <w:t>Inventariação e Etiquetagem de Activos</w:t>
        </w:r>
        <w:r w:rsidR="00BB1003" w:rsidRPr="005C188E">
          <w:rPr>
            <w:lang w:val="pt-PT"/>
          </w:rPr>
          <w:br/>
          <w:t>Prestamos serviços de inventariação física, registo, classificação e etiquetagem de activos, assegurando maior controlo patrimonial, fiabilidade da informação e suporte eficaz à gestão, avaliação e auditoria dos bens.</w:t>
        </w:r>
      </w:ins>
    </w:p>
    <w:p w14:paraId="0E9DA8D7" w14:textId="77777777" w:rsidR="00BB1003" w:rsidRPr="005C188E" w:rsidRDefault="00BB1003" w:rsidP="00BB1003">
      <w:pPr>
        <w:rPr>
          <w:ins w:id="387" w:author="Janina Nalagy" w:date="2026-04-16T16:56:00Z"/>
          <w:lang w:val="pt-PT"/>
        </w:rPr>
      </w:pPr>
      <w:ins w:id="388" w:author="Janina Nalagy" w:date="2026-04-16T16:56:00Z">
        <w:r w:rsidRPr="005C188E">
          <w:rPr>
            <w:lang w:val="pt-PT"/>
          </w:rPr>
          <w:t>Se quiseres, posso também transformar estes quatro cartões numa versão mais curta e mais forte para homepage, com texto mais comercial e directo.</w:t>
        </w:r>
      </w:ins>
    </w:p>
    <w:p w14:paraId="4E910049" w14:textId="5162F2C2" w:rsidR="00121A42" w:rsidRPr="005C188E" w:rsidRDefault="00121A42" w:rsidP="00BB1003">
      <w:pPr>
        <w:rPr>
          <w:lang w:val="pt-PT"/>
          <w:rPrChange w:id="389" w:author="Janina Nalagy" w:date="2026-04-16T17:18:00Z" w16du:dateUtc="2026-04-16T15:18:00Z">
            <w:rPr/>
          </w:rPrChange>
        </w:rPr>
        <w:pPrChange w:id="390" w:author="Janina Nalagy" w:date="2026-04-16T16:55:00Z" w16du:dateUtc="2026-04-16T14:55:00Z">
          <w:pPr>
            <w:numPr>
              <w:ilvl w:val="1"/>
              <w:numId w:val="30"/>
            </w:numPr>
            <w:ind w:left="1440" w:hanging="360"/>
          </w:pPr>
        </w:pPrChange>
      </w:pPr>
    </w:p>
    <w:p w14:paraId="00000076" w14:textId="77777777" w:rsidR="00341B58" w:rsidRPr="005C188E" w:rsidRDefault="00000000">
      <w:pPr>
        <w:pStyle w:val="Ttulo3"/>
        <w:rPr>
          <w:lang w:val="pt-PT"/>
          <w:rPrChange w:id="391" w:author="Janina Nalagy" w:date="2026-04-16T17:18:00Z" w16du:dateUtc="2026-04-16T15:18:00Z">
            <w:rPr/>
          </w:rPrChange>
        </w:rPr>
      </w:pPr>
      <w:bookmarkStart w:id="392" w:name="_96upiswytijp" w:colFirst="0" w:colLast="0"/>
      <w:bookmarkEnd w:id="392"/>
      <w:r w:rsidRPr="005C188E">
        <w:rPr>
          <w:lang w:val="pt-PT"/>
          <w:rPrChange w:id="393" w:author="Janina Nalagy" w:date="2026-04-16T17:18:00Z" w16du:dateUtc="2026-04-16T15:18:00Z">
            <w:rPr/>
          </w:rPrChange>
        </w:rPr>
        <w:t>Estatísticas</w:t>
      </w:r>
    </w:p>
    <w:p w14:paraId="00000077" w14:textId="77777777" w:rsidR="00341B58" w:rsidRPr="005C188E" w:rsidRDefault="00000000">
      <w:pPr>
        <w:numPr>
          <w:ilvl w:val="0"/>
          <w:numId w:val="71"/>
        </w:numPr>
        <w:rPr>
          <w:lang w:val="pt-PT"/>
          <w:rPrChange w:id="394" w:author="Janina Nalagy" w:date="2026-04-16T17:18:00Z" w16du:dateUtc="2026-04-16T15:18:00Z">
            <w:rPr/>
          </w:rPrChange>
        </w:rPr>
      </w:pPr>
      <w:r w:rsidRPr="005C188E">
        <w:rPr>
          <w:lang w:val="pt-PT"/>
          <w:rPrChange w:id="395" w:author="Janina Nalagy" w:date="2026-04-16T17:18:00Z" w16du:dateUtc="2026-04-16T15:18:00Z">
            <w:rPr/>
          </w:rPrChange>
        </w:rPr>
        <w:t>+20</w:t>
      </w:r>
    </w:p>
    <w:p w14:paraId="00000078" w14:textId="77777777" w:rsidR="00341B58" w:rsidRPr="005C188E" w:rsidRDefault="00000000">
      <w:pPr>
        <w:numPr>
          <w:ilvl w:val="1"/>
          <w:numId w:val="71"/>
        </w:numPr>
        <w:rPr>
          <w:lang w:val="pt-PT"/>
          <w:rPrChange w:id="396" w:author="Janina Nalagy" w:date="2026-04-16T17:18:00Z" w16du:dateUtc="2026-04-16T15:18:00Z">
            <w:rPr/>
          </w:rPrChange>
        </w:rPr>
      </w:pPr>
      <w:r w:rsidRPr="005C188E">
        <w:rPr>
          <w:lang w:val="pt-PT"/>
          <w:rPrChange w:id="397" w:author="Janina Nalagy" w:date="2026-04-16T17:18:00Z" w16du:dateUtc="2026-04-16T15:18:00Z">
            <w:rPr/>
          </w:rPrChange>
        </w:rPr>
        <w:t>Anos de experiência</w:t>
      </w:r>
    </w:p>
    <w:p w14:paraId="00000079" w14:textId="77777777" w:rsidR="00341B58" w:rsidRPr="005C188E" w:rsidRDefault="00000000">
      <w:pPr>
        <w:numPr>
          <w:ilvl w:val="1"/>
          <w:numId w:val="71"/>
        </w:numPr>
        <w:rPr>
          <w:lang w:val="pt-PT"/>
          <w:rPrChange w:id="398" w:author="Janina Nalagy" w:date="2026-04-16T17:18:00Z" w16du:dateUtc="2026-04-16T15:18:00Z">
            <w:rPr/>
          </w:rPrChange>
        </w:rPr>
      </w:pPr>
      <w:r w:rsidRPr="005C188E">
        <w:rPr>
          <w:lang w:val="pt-PT"/>
          <w:rPrChange w:id="399" w:author="Janina Nalagy" w:date="2026-04-16T17:18:00Z" w16du:dateUtc="2026-04-16T15:18:00Z">
            <w:rPr/>
          </w:rPrChange>
        </w:rPr>
        <w:t>Actuamos no mercado moçambicano desde 2000, com um percurso sólido em consultoria, avaliação e gestão imobiliária.</w:t>
      </w:r>
    </w:p>
    <w:p w14:paraId="0000007A" w14:textId="77777777" w:rsidR="00341B58" w:rsidRPr="005C188E" w:rsidRDefault="00000000">
      <w:pPr>
        <w:numPr>
          <w:ilvl w:val="0"/>
          <w:numId w:val="71"/>
        </w:numPr>
        <w:rPr>
          <w:lang w:val="pt-PT"/>
          <w:rPrChange w:id="400" w:author="Janina Nalagy" w:date="2026-04-16T17:18:00Z" w16du:dateUtc="2026-04-16T15:18:00Z">
            <w:rPr/>
          </w:rPrChange>
        </w:rPr>
      </w:pPr>
      <w:r w:rsidRPr="005C188E">
        <w:rPr>
          <w:lang w:val="pt-PT"/>
          <w:rPrChange w:id="401" w:author="Janina Nalagy" w:date="2026-04-16T17:18:00Z" w16du:dateUtc="2026-04-16T15:18:00Z">
            <w:rPr/>
          </w:rPrChange>
        </w:rPr>
        <w:t>11</w:t>
      </w:r>
    </w:p>
    <w:p w14:paraId="0000007B" w14:textId="77777777" w:rsidR="00341B58" w:rsidRPr="005C188E" w:rsidRDefault="00000000">
      <w:pPr>
        <w:numPr>
          <w:ilvl w:val="1"/>
          <w:numId w:val="71"/>
        </w:numPr>
        <w:rPr>
          <w:lang w:val="pt-PT"/>
          <w:rPrChange w:id="402" w:author="Janina Nalagy" w:date="2026-04-16T17:18:00Z" w16du:dateUtc="2026-04-16T15:18:00Z">
            <w:rPr/>
          </w:rPrChange>
        </w:rPr>
      </w:pPr>
      <w:r w:rsidRPr="005C188E">
        <w:rPr>
          <w:lang w:val="pt-PT"/>
          <w:rPrChange w:id="403" w:author="Janina Nalagy" w:date="2026-04-16T17:18:00Z" w16du:dateUtc="2026-04-16T15:18:00Z">
            <w:rPr/>
          </w:rPrChange>
        </w:rPr>
        <w:t>Províncias abrangidas</w:t>
      </w:r>
    </w:p>
    <w:p w14:paraId="0000007C" w14:textId="77777777" w:rsidR="00341B58" w:rsidRPr="005C188E" w:rsidRDefault="00000000">
      <w:pPr>
        <w:numPr>
          <w:ilvl w:val="1"/>
          <w:numId w:val="71"/>
        </w:numPr>
        <w:rPr>
          <w:lang w:val="pt-PT"/>
          <w:rPrChange w:id="404" w:author="Janina Nalagy" w:date="2026-04-16T17:18:00Z" w16du:dateUtc="2026-04-16T15:18:00Z">
            <w:rPr/>
          </w:rPrChange>
        </w:rPr>
      </w:pPr>
      <w:r w:rsidRPr="005C188E">
        <w:rPr>
          <w:lang w:val="pt-PT"/>
          <w:rPrChange w:id="405" w:author="Janina Nalagy" w:date="2026-04-16T17:18:00Z" w16du:dateUtc="2026-04-16T15:18:00Z">
            <w:rPr/>
          </w:rPrChange>
        </w:rPr>
        <w:t>Prestamos serviços em todo o país, combinando visão nacional com conhecimento local e leitura real do mercado.</w:t>
      </w:r>
    </w:p>
    <w:p w14:paraId="0000007D" w14:textId="77777777" w:rsidR="00341B58" w:rsidRPr="005C188E" w:rsidRDefault="00000000">
      <w:pPr>
        <w:numPr>
          <w:ilvl w:val="0"/>
          <w:numId w:val="71"/>
        </w:numPr>
        <w:rPr>
          <w:lang w:val="pt-PT"/>
          <w:rPrChange w:id="406" w:author="Janina Nalagy" w:date="2026-04-16T17:18:00Z" w16du:dateUtc="2026-04-16T15:18:00Z">
            <w:rPr/>
          </w:rPrChange>
        </w:rPr>
      </w:pPr>
      <w:r w:rsidRPr="005C188E">
        <w:rPr>
          <w:lang w:val="pt-PT"/>
          <w:rPrChange w:id="407" w:author="Janina Nalagy" w:date="2026-04-16T17:18:00Z" w16du:dateUtc="2026-04-16T15:18:00Z">
            <w:rPr/>
          </w:rPrChange>
        </w:rPr>
        <w:t>+2.500</w:t>
      </w:r>
    </w:p>
    <w:p w14:paraId="0000007E" w14:textId="77777777" w:rsidR="00341B58" w:rsidRPr="005C188E" w:rsidRDefault="00000000">
      <w:pPr>
        <w:numPr>
          <w:ilvl w:val="1"/>
          <w:numId w:val="71"/>
        </w:numPr>
        <w:rPr>
          <w:lang w:val="pt-PT"/>
          <w:rPrChange w:id="408" w:author="Janina Nalagy" w:date="2026-04-16T17:18:00Z" w16du:dateUtc="2026-04-16T15:18:00Z">
            <w:rPr/>
          </w:rPrChange>
        </w:rPr>
      </w:pPr>
      <w:r w:rsidRPr="005C188E">
        <w:rPr>
          <w:lang w:val="pt-PT"/>
          <w:rPrChange w:id="409" w:author="Janina Nalagy" w:date="2026-04-16T17:18:00Z" w16du:dateUtc="2026-04-16T15:18:00Z">
            <w:rPr/>
          </w:rPrChange>
        </w:rPr>
        <w:t>Clientes atendidos</w:t>
      </w:r>
    </w:p>
    <w:p w14:paraId="0000007F" w14:textId="77777777" w:rsidR="00341B58" w:rsidRPr="005C188E" w:rsidRDefault="00000000">
      <w:pPr>
        <w:numPr>
          <w:ilvl w:val="1"/>
          <w:numId w:val="71"/>
        </w:numPr>
        <w:rPr>
          <w:lang w:val="pt-PT"/>
          <w:rPrChange w:id="410" w:author="Janina Nalagy" w:date="2026-04-16T17:18:00Z" w16du:dateUtc="2026-04-16T15:18:00Z">
            <w:rPr/>
          </w:rPrChange>
        </w:rPr>
      </w:pPr>
      <w:r w:rsidRPr="005C188E">
        <w:rPr>
          <w:lang w:val="pt-PT"/>
          <w:rPrChange w:id="411" w:author="Janina Nalagy" w:date="2026-04-16T17:18:00Z" w16du:dateUtc="2026-04-16T15:18:00Z">
            <w:rPr/>
          </w:rPrChange>
        </w:rPr>
        <w:t>Apoiamos empresas, instituições e particulares com respostas técnicas fiáveis e acompanhamento orientado para resultados.</w:t>
      </w:r>
    </w:p>
    <w:p w14:paraId="00000080" w14:textId="77777777" w:rsidR="00341B58" w:rsidRPr="005C188E" w:rsidRDefault="00000000">
      <w:pPr>
        <w:pStyle w:val="Ttulo3"/>
        <w:rPr>
          <w:lang w:val="pt-PT"/>
          <w:rPrChange w:id="412" w:author="Janina Nalagy" w:date="2026-04-16T17:18:00Z" w16du:dateUtc="2026-04-16T15:18:00Z">
            <w:rPr/>
          </w:rPrChange>
        </w:rPr>
      </w:pPr>
      <w:bookmarkStart w:id="413" w:name="_ov4jskm4xr5z" w:colFirst="0" w:colLast="0"/>
      <w:bookmarkEnd w:id="413"/>
      <w:r w:rsidRPr="005C188E">
        <w:rPr>
          <w:lang w:val="pt-PT"/>
          <w:rPrChange w:id="414" w:author="Janina Nalagy" w:date="2026-04-16T17:18:00Z" w16du:dateUtc="2026-04-16T15:18:00Z">
            <w:rPr/>
          </w:rPrChange>
        </w:rPr>
        <w:lastRenderedPageBreak/>
        <w:t>Blog - Últimas Publicações</w:t>
      </w:r>
    </w:p>
    <w:p w14:paraId="00000081" w14:textId="77777777" w:rsidR="00341B58" w:rsidRPr="005C188E" w:rsidRDefault="00000000">
      <w:pPr>
        <w:numPr>
          <w:ilvl w:val="0"/>
          <w:numId w:val="11"/>
        </w:numPr>
        <w:rPr>
          <w:lang w:val="pt-PT"/>
          <w:rPrChange w:id="415" w:author="Janina Nalagy" w:date="2026-04-16T17:18:00Z" w16du:dateUtc="2026-04-16T15:18:00Z">
            <w:rPr/>
          </w:rPrChange>
        </w:rPr>
      </w:pPr>
      <w:r w:rsidRPr="005C188E">
        <w:rPr>
          <w:lang w:val="pt-PT"/>
          <w:rPrChange w:id="416" w:author="Janina Nalagy" w:date="2026-04-16T17:18:00Z" w16du:dateUtc="2026-04-16T15:18:00Z">
            <w:rPr/>
          </w:rPrChange>
        </w:rPr>
        <w:t>Notícias</w:t>
      </w:r>
    </w:p>
    <w:p w14:paraId="00000082" w14:textId="77777777" w:rsidR="00341B58" w:rsidRPr="005C188E" w:rsidRDefault="00000000">
      <w:pPr>
        <w:numPr>
          <w:ilvl w:val="0"/>
          <w:numId w:val="11"/>
        </w:numPr>
        <w:rPr>
          <w:lang w:val="pt-PT"/>
          <w:rPrChange w:id="417" w:author="Janina Nalagy" w:date="2026-04-16T17:18:00Z" w16du:dateUtc="2026-04-16T15:18:00Z">
            <w:rPr/>
          </w:rPrChange>
        </w:rPr>
      </w:pPr>
      <w:r w:rsidRPr="005C188E">
        <w:rPr>
          <w:lang w:val="pt-PT"/>
          <w:rPrChange w:id="418" w:author="Janina Nalagy" w:date="2026-04-16T17:18:00Z" w16du:dateUtc="2026-04-16T15:18:00Z">
            <w:rPr/>
          </w:rPrChange>
        </w:rPr>
        <w:t>Últimas Publicações</w:t>
      </w:r>
    </w:p>
    <w:p w14:paraId="00000083" w14:textId="77777777" w:rsidR="00341B58" w:rsidRPr="005C188E" w:rsidRDefault="00000000">
      <w:pPr>
        <w:pStyle w:val="Ttulo4"/>
        <w:rPr>
          <w:lang w:val="pt-PT"/>
          <w:rPrChange w:id="419" w:author="Janina Nalagy" w:date="2026-04-16T17:18:00Z" w16du:dateUtc="2026-04-16T15:18:00Z">
            <w:rPr/>
          </w:rPrChange>
        </w:rPr>
      </w:pPr>
      <w:bookmarkStart w:id="420" w:name="_xyao27pg1vvy" w:colFirst="0" w:colLast="0"/>
      <w:bookmarkEnd w:id="420"/>
      <w:r w:rsidRPr="005C188E">
        <w:rPr>
          <w:lang w:val="pt-PT"/>
          <w:rPrChange w:id="421" w:author="Janina Nalagy" w:date="2026-04-16T17:18:00Z" w16du:dateUtc="2026-04-16T15:18:00Z">
            <w:rPr/>
          </w:rPrChange>
        </w:rPr>
        <w:t>Cartões</w:t>
      </w:r>
    </w:p>
    <w:p w14:paraId="00000084" w14:textId="77777777" w:rsidR="00341B58" w:rsidRPr="005C188E" w:rsidRDefault="00000000">
      <w:pPr>
        <w:numPr>
          <w:ilvl w:val="0"/>
          <w:numId w:val="53"/>
        </w:numPr>
        <w:rPr>
          <w:lang w:val="pt-PT"/>
          <w:rPrChange w:id="422" w:author="Janina Nalagy" w:date="2026-04-16T17:18:00Z" w16du:dateUtc="2026-04-16T15:18:00Z">
            <w:rPr/>
          </w:rPrChange>
        </w:rPr>
      </w:pPr>
      <w:r w:rsidRPr="005C188E">
        <w:rPr>
          <w:lang w:val="pt-PT"/>
          <w:rPrChange w:id="423" w:author="Janina Nalagy" w:date="2026-04-16T17:18:00Z" w16du:dateUtc="2026-04-16T15:18:00Z">
            <w:rPr/>
          </w:rPrChange>
        </w:rPr>
        <w:t>15 JAN</w:t>
      </w:r>
    </w:p>
    <w:p w14:paraId="00000085" w14:textId="77777777" w:rsidR="00341B58" w:rsidRPr="005C188E" w:rsidRDefault="00000000">
      <w:pPr>
        <w:numPr>
          <w:ilvl w:val="1"/>
          <w:numId w:val="53"/>
        </w:numPr>
        <w:rPr>
          <w:lang w:val="pt-PT"/>
          <w:rPrChange w:id="424" w:author="Janina Nalagy" w:date="2026-04-16T17:18:00Z" w16du:dateUtc="2026-04-16T15:18:00Z">
            <w:rPr/>
          </w:rPrChange>
        </w:rPr>
      </w:pPr>
      <w:r w:rsidRPr="005C188E">
        <w:rPr>
          <w:lang w:val="pt-PT"/>
          <w:rPrChange w:id="425" w:author="Janina Nalagy" w:date="2026-04-16T17:18:00Z" w16du:dateUtc="2026-04-16T15:18:00Z">
            <w:rPr/>
          </w:rPrChange>
        </w:rPr>
        <w:t>Como valorizar activos imobiliários com maior segurança</w:t>
      </w:r>
    </w:p>
    <w:p w14:paraId="00000086" w14:textId="77777777" w:rsidR="00341B58" w:rsidRPr="005C188E" w:rsidRDefault="00000000">
      <w:pPr>
        <w:numPr>
          <w:ilvl w:val="1"/>
          <w:numId w:val="53"/>
        </w:numPr>
        <w:rPr>
          <w:lang w:val="pt-PT"/>
          <w:rPrChange w:id="426" w:author="Janina Nalagy" w:date="2026-04-16T17:18:00Z" w16du:dateUtc="2026-04-16T15:18:00Z">
            <w:rPr/>
          </w:rPrChange>
        </w:rPr>
      </w:pPr>
      <w:r w:rsidRPr="005C188E">
        <w:rPr>
          <w:lang w:val="pt-PT"/>
          <w:rPrChange w:id="427" w:author="Janina Nalagy" w:date="2026-04-16T17:18:00Z" w16du:dateUtc="2026-04-16T15:18:00Z">
            <w:rPr/>
          </w:rPrChange>
        </w:rPr>
        <w:t>Análises criteriosas e leitura do mercado ajudam investidores e proprietários a tomar decisões mais informadas e sustentáveis.</w:t>
      </w:r>
    </w:p>
    <w:p w14:paraId="00000087" w14:textId="77777777" w:rsidR="00341B58" w:rsidRPr="005C188E" w:rsidRDefault="00000000">
      <w:pPr>
        <w:numPr>
          <w:ilvl w:val="1"/>
          <w:numId w:val="53"/>
        </w:numPr>
        <w:rPr>
          <w:lang w:val="pt-PT"/>
          <w:rPrChange w:id="428" w:author="Janina Nalagy" w:date="2026-04-16T17:18:00Z" w16du:dateUtc="2026-04-16T15:18:00Z">
            <w:rPr/>
          </w:rPrChange>
        </w:rPr>
      </w:pPr>
      <w:r w:rsidRPr="005C188E">
        <w:rPr>
          <w:lang w:val="pt-PT"/>
          <w:rPrChange w:id="429" w:author="Janina Nalagy" w:date="2026-04-16T17:18:00Z" w16du:dateUtc="2026-04-16T15:18:00Z">
            <w:rPr/>
          </w:rPrChange>
        </w:rPr>
        <w:t>Ler mais</w:t>
      </w:r>
    </w:p>
    <w:p w14:paraId="00000088" w14:textId="77777777" w:rsidR="00341B58" w:rsidRPr="005C188E" w:rsidRDefault="00000000">
      <w:pPr>
        <w:numPr>
          <w:ilvl w:val="0"/>
          <w:numId w:val="53"/>
        </w:numPr>
        <w:rPr>
          <w:lang w:val="pt-PT"/>
          <w:rPrChange w:id="430" w:author="Janina Nalagy" w:date="2026-04-16T17:18:00Z" w16du:dateUtc="2026-04-16T15:18:00Z">
            <w:rPr/>
          </w:rPrChange>
        </w:rPr>
      </w:pPr>
      <w:r w:rsidRPr="005C188E">
        <w:rPr>
          <w:lang w:val="pt-PT"/>
          <w:rPrChange w:id="431" w:author="Janina Nalagy" w:date="2026-04-16T17:18:00Z" w16du:dateUtc="2026-04-16T15:18:00Z">
            <w:rPr/>
          </w:rPrChange>
        </w:rPr>
        <w:t>20 FEV</w:t>
      </w:r>
    </w:p>
    <w:p w14:paraId="00000089" w14:textId="77777777" w:rsidR="00341B58" w:rsidRPr="005C188E" w:rsidRDefault="00000000">
      <w:pPr>
        <w:numPr>
          <w:ilvl w:val="1"/>
          <w:numId w:val="53"/>
        </w:numPr>
        <w:rPr>
          <w:lang w:val="pt-PT"/>
          <w:rPrChange w:id="432" w:author="Janina Nalagy" w:date="2026-04-16T17:18:00Z" w16du:dateUtc="2026-04-16T15:18:00Z">
            <w:rPr/>
          </w:rPrChange>
        </w:rPr>
      </w:pPr>
      <w:r w:rsidRPr="005C188E">
        <w:rPr>
          <w:lang w:val="pt-PT"/>
          <w:rPrChange w:id="433" w:author="Janina Nalagy" w:date="2026-04-16T17:18:00Z" w16du:dateUtc="2026-04-16T15:18:00Z">
            <w:rPr/>
          </w:rPrChange>
        </w:rPr>
        <w:t>O papel da fiscalização no sucesso de um projecto</w:t>
      </w:r>
    </w:p>
    <w:p w14:paraId="0000008A" w14:textId="77777777" w:rsidR="00341B58" w:rsidRPr="005C188E" w:rsidRDefault="00000000">
      <w:pPr>
        <w:numPr>
          <w:ilvl w:val="1"/>
          <w:numId w:val="53"/>
        </w:numPr>
        <w:rPr>
          <w:lang w:val="pt-PT"/>
          <w:rPrChange w:id="434" w:author="Janina Nalagy" w:date="2026-04-16T17:18:00Z" w16du:dateUtc="2026-04-16T15:18:00Z">
            <w:rPr/>
          </w:rPrChange>
        </w:rPr>
      </w:pPr>
      <w:r w:rsidRPr="005C188E">
        <w:rPr>
          <w:lang w:val="pt-PT"/>
          <w:rPrChange w:id="435" w:author="Janina Nalagy" w:date="2026-04-16T17:18:00Z" w16du:dateUtc="2026-04-16T15:18:00Z">
            <w:rPr/>
          </w:rPrChange>
        </w:rPr>
        <w:t>A supervisão técnica contínua reduz desvios, protege orçamentos e assegura qualidade em todas as fases da execução.</w:t>
      </w:r>
    </w:p>
    <w:p w14:paraId="0000008B" w14:textId="77777777" w:rsidR="00341B58" w:rsidRPr="005C188E" w:rsidRDefault="00000000">
      <w:pPr>
        <w:numPr>
          <w:ilvl w:val="1"/>
          <w:numId w:val="53"/>
        </w:numPr>
        <w:rPr>
          <w:lang w:val="pt-PT"/>
          <w:rPrChange w:id="436" w:author="Janina Nalagy" w:date="2026-04-16T17:18:00Z" w16du:dateUtc="2026-04-16T15:18:00Z">
            <w:rPr/>
          </w:rPrChange>
        </w:rPr>
      </w:pPr>
      <w:r w:rsidRPr="005C188E">
        <w:rPr>
          <w:lang w:val="pt-PT"/>
          <w:rPrChange w:id="437" w:author="Janina Nalagy" w:date="2026-04-16T17:18:00Z" w16du:dateUtc="2026-04-16T15:18:00Z">
            <w:rPr/>
          </w:rPrChange>
        </w:rPr>
        <w:t>Ler mais</w:t>
      </w:r>
    </w:p>
    <w:p w14:paraId="0000008C" w14:textId="77777777" w:rsidR="00341B58" w:rsidRPr="005C188E" w:rsidRDefault="00000000">
      <w:pPr>
        <w:numPr>
          <w:ilvl w:val="0"/>
          <w:numId w:val="53"/>
        </w:numPr>
        <w:rPr>
          <w:lang w:val="pt-PT"/>
          <w:rPrChange w:id="438" w:author="Janina Nalagy" w:date="2026-04-16T17:18:00Z" w16du:dateUtc="2026-04-16T15:18:00Z">
            <w:rPr/>
          </w:rPrChange>
        </w:rPr>
      </w:pPr>
      <w:r w:rsidRPr="005C188E">
        <w:rPr>
          <w:lang w:val="pt-PT"/>
          <w:rPrChange w:id="439" w:author="Janina Nalagy" w:date="2026-04-16T17:18:00Z" w16du:dateUtc="2026-04-16T15:18:00Z">
            <w:rPr/>
          </w:rPrChange>
        </w:rPr>
        <w:t>05 JUN</w:t>
      </w:r>
    </w:p>
    <w:p w14:paraId="0000008D" w14:textId="77777777" w:rsidR="00341B58" w:rsidRPr="005C188E" w:rsidRDefault="00000000">
      <w:pPr>
        <w:numPr>
          <w:ilvl w:val="1"/>
          <w:numId w:val="53"/>
        </w:numPr>
        <w:rPr>
          <w:lang w:val="pt-PT"/>
          <w:rPrChange w:id="440" w:author="Janina Nalagy" w:date="2026-04-16T17:18:00Z" w16du:dateUtc="2026-04-16T15:18:00Z">
            <w:rPr/>
          </w:rPrChange>
        </w:rPr>
      </w:pPr>
      <w:r w:rsidRPr="005C188E">
        <w:rPr>
          <w:lang w:val="pt-PT"/>
          <w:rPrChange w:id="441" w:author="Janina Nalagy" w:date="2026-04-16T17:18:00Z" w16du:dateUtc="2026-04-16T15:18:00Z">
            <w:rPr/>
          </w:rPrChange>
        </w:rPr>
        <w:t>Peritagens técnicas para decisões com mais confiança</w:t>
      </w:r>
    </w:p>
    <w:p w14:paraId="0000008E" w14:textId="77777777" w:rsidR="00341B58" w:rsidRPr="005C188E" w:rsidRDefault="00000000">
      <w:pPr>
        <w:numPr>
          <w:ilvl w:val="1"/>
          <w:numId w:val="53"/>
        </w:numPr>
        <w:rPr>
          <w:lang w:val="pt-PT"/>
          <w:rPrChange w:id="442" w:author="Janina Nalagy" w:date="2026-04-16T17:18:00Z" w16du:dateUtc="2026-04-16T15:18:00Z">
            <w:rPr/>
          </w:rPrChange>
        </w:rPr>
      </w:pPr>
      <w:r w:rsidRPr="005C188E">
        <w:rPr>
          <w:lang w:val="pt-PT"/>
          <w:rPrChange w:id="443" w:author="Janina Nalagy" w:date="2026-04-16T17:18:00Z" w16du:dateUtc="2026-04-16T15:18:00Z">
            <w:rPr/>
          </w:rPrChange>
        </w:rPr>
        <w:t>Relatórios claros, diagnósticos precisos e avaliação de risco reforçam a confiança em negócios patrimoniais e operacionais.</w:t>
      </w:r>
    </w:p>
    <w:p w14:paraId="0000008F" w14:textId="77777777" w:rsidR="00341B58" w:rsidRPr="005C188E" w:rsidRDefault="00000000">
      <w:pPr>
        <w:numPr>
          <w:ilvl w:val="1"/>
          <w:numId w:val="53"/>
        </w:numPr>
        <w:rPr>
          <w:lang w:val="pt-PT"/>
          <w:rPrChange w:id="444" w:author="Janina Nalagy" w:date="2026-04-16T17:18:00Z" w16du:dateUtc="2026-04-16T15:18:00Z">
            <w:rPr/>
          </w:rPrChange>
        </w:rPr>
      </w:pPr>
      <w:r w:rsidRPr="005C188E">
        <w:rPr>
          <w:lang w:val="pt-PT"/>
          <w:rPrChange w:id="445" w:author="Janina Nalagy" w:date="2026-04-16T17:18:00Z" w16du:dateUtc="2026-04-16T15:18:00Z">
            <w:rPr/>
          </w:rPrChange>
        </w:rPr>
        <w:t>Ler mais</w:t>
      </w:r>
    </w:p>
    <w:p w14:paraId="00000090" w14:textId="77777777" w:rsidR="00341B58" w:rsidRPr="005C188E" w:rsidRDefault="00000000">
      <w:pPr>
        <w:pStyle w:val="Ttulo2"/>
        <w:rPr>
          <w:lang w:val="pt-PT"/>
          <w:rPrChange w:id="446" w:author="Janina Nalagy" w:date="2026-04-16T17:18:00Z" w16du:dateUtc="2026-04-16T15:18:00Z">
            <w:rPr/>
          </w:rPrChange>
        </w:rPr>
      </w:pPr>
      <w:bookmarkStart w:id="447" w:name="_khvjpchy1pqo" w:colFirst="0" w:colLast="0"/>
      <w:bookmarkEnd w:id="447"/>
      <w:r w:rsidRPr="005C188E">
        <w:rPr>
          <w:lang w:val="pt-PT"/>
          <w:rPrChange w:id="448" w:author="Janina Nalagy" w:date="2026-04-16T17:18:00Z" w16du:dateUtc="2026-04-16T15:18:00Z">
            <w:rPr/>
          </w:rPrChange>
        </w:rPr>
        <w:t>Sobre Nós</w:t>
      </w:r>
    </w:p>
    <w:p w14:paraId="00000091" w14:textId="77777777" w:rsidR="00341B58" w:rsidRPr="005C188E" w:rsidRDefault="00000000">
      <w:pPr>
        <w:pStyle w:val="Ttulo3"/>
        <w:rPr>
          <w:lang w:val="pt-PT"/>
          <w:rPrChange w:id="449" w:author="Janina Nalagy" w:date="2026-04-16T17:18:00Z" w16du:dateUtc="2026-04-16T15:18:00Z">
            <w:rPr/>
          </w:rPrChange>
        </w:rPr>
      </w:pPr>
      <w:bookmarkStart w:id="450" w:name="_7859lfy2rio" w:colFirst="0" w:colLast="0"/>
      <w:bookmarkEnd w:id="450"/>
      <w:r w:rsidRPr="005C188E">
        <w:rPr>
          <w:lang w:val="pt-PT"/>
          <w:rPrChange w:id="451" w:author="Janina Nalagy" w:date="2026-04-16T17:18:00Z" w16du:dateUtc="2026-04-16T15:18:00Z">
            <w:rPr/>
          </w:rPrChange>
        </w:rPr>
        <w:t>Hero interno</w:t>
      </w:r>
    </w:p>
    <w:p w14:paraId="00000092" w14:textId="77777777" w:rsidR="00341B58" w:rsidRPr="005C188E" w:rsidRDefault="00000000">
      <w:pPr>
        <w:numPr>
          <w:ilvl w:val="0"/>
          <w:numId w:val="35"/>
        </w:numPr>
        <w:rPr>
          <w:lang w:val="pt-PT"/>
          <w:rPrChange w:id="452" w:author="Janina Nalagy" w:date="2026-04-16T17:18:00Z" w16du:dateUtc="2026-04-16T15:18:00Z">
            <w:rPr/>
          </w:rPrChange>
        </w:rPr>
      </w:pPr>
      <w:r w:rsidRPr="005C188E">
        <w:rPr>
          <w:lang w:val="pt-PT"/>
          <w:rPrChange w:id="453" w:author="Janina Nalagy" w:date="2026-04-16T17:18:00Z" w16du:dateUtc="2026-04-16T15:18:00Z">
            <w:rPr/>
          </w:rPrChange>
        </w:rPr>
        <w:t>Sobre Nós</w:t>
      </w:r>
    </w:p>
    <w:p w14:paraId="00000093" w14:textId="77777777" w:rsidR="00341B58" w:rsidRPr="005C188E" w:rsidRDefault="00000000">
      <w:pPr>
        <w:numPr>
          <w:ilvl w:val="0"/>
          <w:numId w:val="35"/>
        </w:numPr>
        <w:rPr>
          <w:lang w:val="pt-PT"/>
          <w:rPrChange w:id="454" w:author="Janina Nalagy" w:date="2026-04-16T17:18:00Z" w16du:dateUtc="2026-04-16T15:18:00Z">
            <w:rPr/>
          </w:rPrChange>
        </w:rPr>
      </w:pPr>
      <w:r w:rsidRPr="005C188E">
        <w:rPr>
          <w:lang w:val="pt-PT"/>
          <w:rPrChange w:id="455" w:author="Janina Nalagy" w:date="2026-04-16T17:18:00Z" w16du:dateUtc="2026-04-16T15:18:00Z">
            <w:rPr/>
          </w:rPrChange>
        </w:rPr>
        <w:t>Sobre Nós</w:t>
      </w:r>
    </w:p>
    <w:p w14:paraId="00000094" w14:textId="77777777" w:rsidR="00341B58" w:rsidRPr="005C188E" w:rsidRDefault="00000000">
      <w:pPr>
        <w:pStyle w:val="Ttulo3"/>
        <w:rPr>
          <w:lang w:val="pt-PT"/>
          <w:rPrChange w:id="456" w:author="Janina Nalagy" w:date="2026-04-16T17:18:00Z" w16du:dateUtc="2026-04-16T15:18:00Z">
            <w:rPr/>
          </w:rPrChange>
        </w:rPr>
      </w:pPr>
      <w:bookmarkStart w:id="457" w:name="_w6qwf5gusd3h" w:colFirst="0" w:colLast="0"/>
      <w:bookmarkEnd w:id="457"/>
      <w:r w:rsidRPr="005C188E">
        <w:rPr>
          <w:lang w:val="pt-PT"/>
          <w:rPrChange w:id="458" w:author="Janina Nalagy" w:date="2026-04-16T17:18:00Z" w16du:dateUtc="2026-04-16T15:18:00Z">
            <w:rPr/>
          </w:rPrChange>
        </w:rPr>
        <w:t>Introdução</w:t>
      </w:r>
    </w:p>
    <w:p w14:paraId="00000095" w14:textId="77777777" w:rsidR="00341B58" w:rsidRPr="005C188E" w:rsidRDefault="00000000">
      <w:pPr>
        <w:numPr>
          <w:ilvl w:val="0"/>
          <w:numId w:val="48"/>
        </w:numPr>
        <w:rPr>
          <w:lang w:val="pt-PT"/>
          <w:rPrChange w:id="459" w:author="Janina Nalagy" w:date="2026-04-16T17:18:00Z" w16du:dateUtc="2026-04-16T15:18:00Z">
            <w:rPr/>
          </w:rPrChange>
        </w:rPr>
      </w:pPr>
      <w:r w:rsidRPr="005C188E">
        <w:rPr>
          <w:lang w:val="pt-PT"/>
          <w:rPrChange w:id="460" w:author="Janina Nalagy" w:date="2026-04-16T17:18:00Z" w16du:dateUtc="2026-04-16T15:18:00Z">
            <w:rPr/>
          </w:rPrChange>
        </w:rPr>
        <w:t>Sobre Nós</w:t>
      </w:r>
    </w:p>
    <w:p w14:paraId="00000096" w14:textId="77777777" w:rsidR="00341B58" w:rsidRPr="005C188E" w:rsidRDefault="00000000">
      <w:pPr>
        <w:numPr>
          <w:ilvl w:val="0"/>
          <w:numId w:val="48"/>
        </w:numPr>
        <w:rPr>
          <w:lang w:val="pt-PT"/>
          <w:rPrChange w:id="461" w:author="Janina Nalagy" w:date="2026-04-16T17:18:00Z" w16du:dateUtc="2026-04-16T15:18:00Z">
            <w:rPr/>
          </w:rPrChange>
        </w:rPr>
      </w:pPr>
      <w:r w:rsidRPr="005C188E">
        <w:rPr>
          <w:lang w:val="pt-PT"/>
          <w:rPrChange w:id="462" w:author="Janina Nalagy" w:date="2026-04-16T17:18:00Z" w16du:dateUtc="2026-04-16T15:18:00Z">
            <w:rPr/>
          </w:rPrChange>
        </w:rPr>
        <w:t>Uma consultora imobiliária de confiança</w:t>
      </w:r>
    </w:p>
    <w:p w14:paraId="00000097" w14:textId="77777777" w:rsidR="00341B58" w:rsidRPr="005C188E" w:rsidRDefault="00000000">
      <w:pPr>
        <w:numPr>
          <w:ilvl w:val="0"/>
          <w:numId w:val="48"/>
        </w:numPr>
        <w:rPr>
          <w:lang w:val="pt-PT"/>
          <w:rPrChange w:id="463" w:author="Janina Nalagy" w:date="2026-04-16T17:18:00Z" w16du:dateUtc="2026-04-16T15:18:00Z">
            <w:rPr/>
          </w:rPrChange>
        </w:rPr>
      </w:pPr>
      <w:r w:rsidRPr="005C188E">
        <w:rPr>
          <w:lang w:val="pt-PT"/>
          <w:rPrChange w:id="464" w:author="Janina Nalagy" w:date="2026-04-16T17:18:00Z" w16du:dateUtc="2026-04-16T15:18:00Z">
            <w:rPr/>
          </w:rPrChange>
        </w:rPr>
        <w:t>com visão técnica e padrões internacionais</w:t>
      </w:r>
    </w:p>
    <w:p w14:paraId="00000098" w14:textId="77777777" w:rsidR="00341B58" w:rsidRPr="005C188E" w:rsidRDefault="00000000">
      <w:pPr>
        <w:numPr>
          <w:ilvl w:val="0"/>
          <w:numId w:val="48"/>
        </w:numPr>
        <w:rPr>
          <w:lang w:val="pt-PT"/>
          <w:rPrChange w:id="465" w:author="Janina Nalagy" w:date="2026-04-16T17:18:00Z" w16du:dateUtc="2026-04-16T15:18:00Z">
            <w:rPr/>
          </w:rPrChange>
        </w:rPr>
      </w:pPr>
      <w:r w:rsidRPr="005C188E">
        <w:rPr>
          <w:lang w:val="pt-PT"/>
          <w:rPrChange w:id="466" w:author="Janina Nalagy" w:date="2026-04-16T17:18:00Z" w16du:dateUtc="2026-04-16T15:18:00Z">
            <w:rPr/>
          </w:rPrChange>
        </w:rPr>
        <w:t xml:space="preserve">A REC, Lda. — Real </w:t>
      </w:r>
      <w:proofErr w:type="spellStart"/>
      <w:r w:rsidRPr="005C188E">
        <w:rPr>
          <w:lang w:val="pt-PT"/>
          <w:rPrChange w:id="467" w:author="Janina Nalagy" w:date="2026-04-16T17:18:00Z" w16du:dateUtc="2026-04-16T15:18:00Z">
            <w:rPr/>
          </w:rPrChange>
        </w:rPr>
        <w:t>Estate</w:t>
      </w:r>
      <w:proofErr w:type="spellEnd"/>
      <w:r w:rsidRPr="005C188E">
        <w:rPr>
          <w:lang w:val="pt-PT"/>
          <w:rPrChange w:id="468" w:author="Janina Nalagy" w:date="2026-04-16T17:18:00Z" w16du:dateUtc="2026-04-16T15:18:00Z">
            <w:rPr/>
          </w:rPrChange>
        </w:rPr>
        <w:t xml:space="preserve"> Consulting, subsidiária do Grupo </w:t>
      </w:r>
      <w:proofErr w:type="spellStart"/>
      <w:r w:rsidRPr="005C188E">
        <w:rPr>
          <w:lang w:val="pt-PT"/>
          <w:rPrChange w:id="469" w:author="Janina Nalagy" w:date="2026-04-16T17:18:00Z" w16du:dateUtc="2026-04-16T15:18:00Z">
            <w:rPr/>
          </w:rPrChange>
        </w:rPr>
        <w:t>Meridian</w:t>
      </w:r>
      <w:proofErr w:type="spellEnd"/>
      <w:r w:rsidRPr="005C188E">
        <w:rPr>
          <w:lang w:val="pt-PT"/>
          <w:rPrChange w:id="470" w:author="Janina Nalagy" w:date="2026-04-16T17:18:00Z" w16du:dateUtc="2026-04-16T15:18:00Z">
            <w:rPr/>
          </w:rPrChange>
        </w:rPr>
        <w:t xml:space="preserve"> 32, actua no mercado moçambicano desde 2000, prestando serviços de excelência nas áreas de consultoria, avaliação e gestão imobiliária.</w:t>
      </w:r>
    </w:p>
    <w:p w14:paraId="00000099" w14:textId="29631198" w:rsidR="00341B58" w:rsidRPr="005C188E" w:rsidRDefault="00000000">
      <w:pPr>
        <w:numPr>
          <w:ilvl w:val="0"/>
          <w:numId w:val="48"/>
        </w:numPr>
        <w:rPr>
          <w:lang w:val="pt-PT"/>
          <w:rPrChange w:id="471" w:author="Janina Nalagy" w:date="2026-04-16T17:18:00Z" w16du:dateUtc="2026-04-16T15:18:00Z">
            <w:rPr/>
          </w:rPrChange>
        </w:rPr>
      </w:pPr>
      <w:r w:rsidRPr="005C188E">
        <w:rPr>
          <w:lang w:val="pt-PT"/>
          <w:rPrChange w:id="472" w:author="Janina Nalagy" w:date="2026-04-16T17:18:00Z" w16du:dateUtc="2026-04-16T15:18:00Z">
            <w:rPr/>
          </w:rPrChange>
        </w:rPr>
        <w:t>Com uma equipa multidisciplinar altamente qualificada, trabalhamos com rigor, ética e responsabilidade para oferecer soluções completas, ajustadas às exigências de cada cliente e alinhadas com as melhores práticas</w:t>
      </w:r>
      <w:ins w:id="473" w:author="Janina Nalagy" w:date="2026-04-16T16:57:00Z" w16du:dateUtc="2026-04-16T14:57:00Z">
        <w:r w:rsidR="00BB1003" w:rsidRPr="005C188E">
          <w:rPr>
            <w:lang w:val="pt-PT"/>
            <w:rPrChange w:id="474" w:author="Janina Nalagy" w:date="2026-04-16T17:18:00Z" w16du:dateUtc="2026-04-16T15:18:00Z">
              <w:rPr/>
            </w:rPrChange>
          </w:rPr>
          <w:t xml:space="preserve"> nacionais e internacionais </w:t>
        </w:r>
      </w:ins>
      <w:del w:id="475" w:author="Janina Nalagy" w:date="2026-04-16T16:57:00Z" w16du:dateUtc="2026-04-16T14:57:00Z">
        <w:r w:rsidRPr="005C188E" w:rsidDel="00BB1003">
          <w:rPr>
            <w:lang w:val="pt-PT"/>
            <w:rPrChange w:id="476" w:author="Janina Nalagy" w:date="2026-04-16T17:18:00Z" w16du:dateUtc="2026-04-16T15:18:00Z">
              <w:rPr/>
            </w:rPrChange>
          </w:rPr>
          <w:delText xml:space="preserve"> globais</w:delText>
        </w:r>
      </w:del>
      <w:r w:rsidRPr="005C188E">
        <w:rPr>
          <w:lang w:val="pt-PT"/>
          <w:rPrChange w:id="477" w:author="Janina Nalagy" w:date="2026-04-16T17:18:00Z" w16du:dateUtc="2026-04-16T15:18:00Z">
            <w:rPr/>
          </w:rPrChange>
        </w:rPr>
        <w:t>.</w:t>
      </w:r>
    </w:p>
    <w:p w14:paraId="0000009A" w14:textId="77777777" w:rsidR="00341B58" w:rsidRPr="005C188E" w:rsidRDefault="00000000">
      <w:pPr>
        <w:pStyle w:val="Ttulo4"/>
        <w:rPr>
          <w:lang w:val="pt-PT"/>
          <w:rPrChange w:id="478" w:author="Janina Nalagy" w:date="2026-04-16T17:18:00Z" w16du:dateUtc="2026-04-16T15:18:00Z">
            <w:rPr/>
          </w:rPrChange>
        </w:rPr>
      </w:pPr>
      <w:bookmarkStart w:id="479" w:name="_8q151o8bm4wm" w:colFirst="0" w:colLast="0"/>
      <w:bookmarkEnd w:id="479"/>
      <w:r w:rsidRPr="005C188E">
        <w:rPr>
          <w:lang w:val="pt-PT"/>
          <w:rPrChange w:id="480" w:author="Janina Nalagy" w:date="2026-04-16T17:18:00Z" w16du:dateUtc="2026-04-16T15:18:00Z">
            <w:rPr/>
          </w:rPrChange>
        </w:rPr>
        <w:t>Destaques</w:t>
      </w:r>
    </w:p>
    <w:p w14:paraId="0000009B" w14:textId="490F702B" w:rsidR="00341B58" w:rsidRPr="005C188E" w:rsidRDefault="00000000">
      <w:pPr>
        <w:numPr>
          <w:ilvl w:val="0"/>
          <w:numId w:val="50"/>
        </w:numPr>
        <w:rPr>
          <w:lang w:val="pt-PT"/>
          <w:rPrChange w:id="481" w:author="Janina Nalagy" w:date="2026-04-16T17:18:00Z" w16du:dateUtc="2026-04-16T15:18:00Z">
            <w:rPr/>
          </w:rPrChange>
        </w:rPr>
      </w:pPr>
      <w:r w:rsidRPr="005C188E">
        <w:rPr>
          <w:lang w:val="pt-PT"/>
          <w:rPrChange w:id="482" w:author="Janina Nalagy" w:date="2026-04-16T17:18:00Z" w16du:dateUtc="2026-04-16T15:18:00Z">
            <w:rPr/>
          </w:rPrChange>
        </w:rPr>
        <w:t>Mais de duas décadas de experiência no mercado moçambicano.</w:t>
      </w:r>
    </w:p>
    <w:p w14:paraId="0000009C" w14:textId="77777777" w:rsidR="00341B58" w:rsidRPr="005C188E" w:rsidRDefault="00000000">
      <w:pPr>
        <w:numPr>
          <w:ilvl w:val="0"/>
          <w:numId w:val="50"/>
        </w:numPr>
        <w:rPr>
          <w:lang w:val="pt-PT"/>
          <w:rPrChange w:id="483" w:author="Janina Nalagy" w:date="2026-04-16T17:18:00Z" w16du:dateUtc="2026-04-16T15:18:00Z">
            <w:rPr/>
          </w:rPrChange>
        </w:rPr>
      </w:pPr>
      <w:r w:rsidRPr="005C188E">
        <w:rPr>
          <w:lang w:val="pt-PT"/>
          <w:rPrChange w:id="484" w:author="Janina Nalagy" w:date="2026-04-16T17:18:00Z" w16du:dateUtc="2026-04-16T15:18:00Z">
            <w:rPr/>
          </w:rPrChange>
        </w:rPr>
        <w:t>Padrões internacionais aplicados com profundo conhecimento local.</w:t>
      </w:r>
    </w:p>
    <w:p w14:paraId="0000009D" w14:textId="77777777" w:rsidR="00341B58" w:rsidRPr="005C188E" w:rsidRDefault="00000000">
      <w:pPr>
        <w:numPr>
          <w:ilvl w:val="0"/>
          <w:numId w:val="50"/>
        </w:numPr>
        <w:rPr>
          <w:lang w:val="pt-PT"/>
          <w:rPrChange w:id="485" w:author="Janina Nalagy" w:date="2026-04-16T17:18:00Z" w16du:dateUtc="2026-04-16T15:18:00Z">
            <w:rPr/>
          </w:rPrChange>
        </w:rPr>
      </w:pPr>
      <w:r w:rsidRPr="005C188E">
        <w:rPr>
          <w:lang w:val="pt-PT"/>
          <w:rPrChange w:id="486" w:author="Janina Nalagy" w:date="2026-04-16T17:18:00Z" w16du:dateUtc="2026-04-16T15:18:00Z">
            <w:rPr/>
          </w:rPrChange>
        </w:rPr>
        <w:lastRenderedPageBreak/>
        <w:t>Soluções completas, personalizadas e orientadas para a confiança.</w:t>
      </w:r>
    </w:p>
    <w:p w14:paraId="0000009E" w14:textId="77777777" w:rsidR="00341B58" w:rsidRPr="005C188E" w:rsidRDefault="00000000">
      <w:pPr>
        <w:pStyle w:val="Ttulo4"/>
        <w:rPr>
          <w:lang w:val="pt-PT"/>
          <w:rPrChange w:id="487" w:author="Janina Nalagy" w:date="2026-04-16T17:18:00Z" w16du:dateUtc="2026-04-16T15:18:00Z">
            <w:rPr/>
          </w:rPrChange>
        </w:rPr>
      </w:pPr>
      <w:bookmarkStart w:id="488" w:name="_sykb3n1s44me" w:colFirst="0" w:colLast="0"/>
      <w:bookmarkEnd w:id="488"/>
      <w:r w:rsidRPr="005C188E">
        <w:rPr>
          <w:lang w:val="pt-PT"/>
          <w:rPrChange w:id="489" w:author="Janina Nalagy" w:date="2026-04-16T17:18:00Z" w16du:dateUtc="2026-04-16T15:18:00Z">
            <w:rPr/>
          </w:rPrChange>
        </w:rPr>
        <w:t>Certificações</w:t>
      </w:r>
    </w:p>
    <w:p w14:paraId="0000009F" w14:textId="77777777" w:rsidR="00341B58" w:rsidRPr="005C188E" w:rsidRDefault="00000000">
      <w:pPr>
        <w:numPr>
          <w:ilvl w:val="0"/>
          <w:numId w:val="34"/>
        </w:numPr>
        <w:rPr>
          <w:lang w:val="pt-PT"/>
          <w:rPrChange w:id="490" w:author="Janina Nalagy" w:date="2026-04-16T17:18:00Z" w16du:dateUtc="2026-04-16T15:18:00Z">
            <w:rPr/>
          </w:rPrChange>
        </w:rPr>
      </w:pPr>
      <w:r w:rsidRPr="005C188E">
        <w:rPr>
          <w:lang w:val="pt-PT"/>
          <w:rPrChange w:id="491" w:author="Janina Nalagy" w:date="2026-04-16T17:18:00Z" w16du:dateUtc="2026-04-16T15:18:00Z">
            <w:rPr/>
          </w:rPrChange>
        </w:rPr>
        <w:t>RICS</w:t>
      </w:r>
    </w:p>
    <w:p w14:paraId="000000A0" w14:textId="77777777" w:rsidR="00341B58" w:rsidRPr="005C188E" w:rsidRDefault="00000000">
      <w:pPr>
        <w:numPr>
          <w:ilvl w:val="0"/>
          <w:numId w:val="34"/>
        </w:numPr>
        <w:rPr>
          <w:lang w:val="pt-PT"/>
          <w:rPrChange w:id="492" w:author="Janina Nalagy" w:date="2026-04-16T17:18:00Z" w16du:dateUtc="2026-04-16T15:18:00Z">
            <w:rPr/>
          </w:rPrChange>
        </w:rPr>
      </w:pPr>
      <w:r w:rsidRPr="005C188E">
        <w:rPr>
          <w:lang w:val="pt-PT"/>
          <w:rPrChange w:id="493" w:author="Janina Nalagy" w:date="2026-04-16T17:18:00Z" w16du:dateUtc="2026-04-16T15:18:00Z">
            <w:rPr/>
          </w:rPrChange>
        </w:rPr>
        <w:t>IVSC</w:t>
      </w:r>
    </w:p>
    <w:p w14:paraId="000000A1" w14:textId="77777777" w:rsidR="00341B58" w:rsidRPr="005C188E" w:rsidRDefault="00000000">
      <w:pPr>
        <w:numPr>
          <w:ilvl w:val="0"/>
          <w:numId w:val="34"/>
        </w:numPr>
        <w:rPr>
          <w:lang w:val="pt-PT"/>
          <w:rPrChange w:id="494" w:author="Janina Nalagy" w:date="2026-04-16T17:18:00Z" w16du:dateUtc="2026-04-16T15:18:00Z">
            <w:rPr/>
          </w:rPrChange>
        </w:rPr>
      </w:pPr>
      <w:proofErr w:type="spellStart"/>
      <w:r w:rsidRPr="005C188E">
        <w:rPr>
          <w:lang w:val="pt-PT"/>
          <w:rPrChange w:id="495" w:author="Janina Nalagy" w:date="2026-04-16T17:18:00Z" w16du:dateUtc="2026-04-16T15:18:00Z">
            <w:rPr/>
          </w:rPrChange>
        </w:rPr>
        <w:t>TEGoVA</w:t>
      </w:r>
      <w:proofErr w:type="spellEnd"/>
    </w:p>
    <w:p w14:paraId="000000A2" w14:textId="77777777" w:rsidR="00341B58" w:rsidRPr="005C188E" w:rsidRDefault="00000000">
      <w:pPr>
        <w:pStyle w:val="Ttulo4"/>
        <w:rPr>
          <w:lang w:val="pt-PT"/>
          <w:rPrChange w:id="496" w:author="Janina Nalagy" w:date="2026-04-16T17:18:00Z" w16du:dateUtc="2026-04-16T15:18:00Z">
            <w:rPr/>
          </w:rPrChange>
        </w:rPr>
      </w:pPr>
      <w:bookmarkStart w:id="497" w:name="_wv4pb7jj6fwd" w:colFirst="0" w:colLast="0"/>
      <w:bookmarkEnd w:id="497"/>
      <w:r w:rsidRPr="005C188E">
        <w:rPr>
          <w:lang w:val="pt-PT"/>
          <w:rPrChange w:id="498" w:author="Janina Nalagy" w:date="2026-04-16T17:18:00Z" w16du:dateUtc="2026-04-16T15:18:00Z">
            <w:rPr/>
          </w:rPrChange>
        </w:rPr>
        <w:t>Contacto directo</w:t>
      </w:r>
    </w:p>
    <w:p w14:paraId="000000A3" w14:textId="77777777" w:rsidR="00341B58" w:rsidRPr="005C188E" w:rsidRDefault="00000000">
      <w:pPr>
        <w:numPr>
          <w:ilvl w:val="0"/>
          <w:numId w:val="2"/>
        </w:numPr>
        <w:rPr>
          <w:lang w:val="pt-PT"/>
          <w:rPrChange w:id="499" w:author="Janina Nalagy" w:date="2026-04-16T17:18:00Z" w16du:dateUtc="2026-04-16T15:18:00Z">
            <w:rPr/>
          </w:rPrChange>
        </w:rPr>
      </w:pPr>
      <w:r w:rsidRPr="005C188E">
        <w:rPr>
          <w:lang w:val="pt-PT"/>
          <w:rPrChange w:id="500" w:author="Janina Nalagy" w:date="2026-04-16T17:18:00Z" w16du:dateUtc="2026-04-16T15:18:00Z">
            <w:rPr/>
          </w:rPrChange>
        </w:rPr>
        <w:t>Ligue-nos:</w:t>
      </w:r>
    </w:p>
    <w:p w14:paraId="000000A4" w14:textId="77777777" w:rsidR="00341B58" w:rsidRPr="005C188E" w:rsidRDefault="00000000">
      <w:pPr>
        <w:numPr>
          <w:ilvl w:val="0"/>
          <w:numId w:val="2"/>
        </w:numPr>
        <w:rPr>
          <w:lang w:val="pt-PT"/>
          <w:rPrChange w:id="501" w:author="Janina Nalagy" w:date="2026-04-16T17:18:00Z" w16du:dateUtc="2026-04-16T15:18:00Z">
            <w:rPr/>
          </w:rPrChange>
        </w:rPr>
      </w:pPr>
      <w:r w:rsidRPr="005C188E">
        <w:rPr>
          <w:lang w:val="pt-PT"/>
          <w:rPrChange w:id="502" w:author="Janina Nalagy" w:date="2026-04-16T17:18:00Z" w16du:dateUtc="2026-04-16T15:18:00Z">
            <w:rPr/>
          </w:rPrChange>
        </w:rPr>
        <w:t>+258 21 505 000</w:t>
      </w:r>
    </w:p>
    <w:p w14:paraId="000000A5" w14:textId="77777777" w:rsidR="00341B58" w:rsidRPr="005C188E" w:rsidRDefault="00000000">
      <w:pPr>
        <w:pStyle w:val="Ttulo3"/>
        <w:rPr>
          <w:lang w:val="pt-PT"/>
          <w:rPrChange w:id="503" w:author="Janina Nalagy" w:date="2026-04-16T17:18:00Z" w16du:dateUtc="2026-04-16T15:18:00Z">
            <w:rPr/>
          </w:rPrChange>
        </w:rPr>
      </w:pPr>
      <w:bookmarkStart w:id="504" w:name="_q80oqyjohrsu" w:colFirst="0" w:colLast="0"/>
      <w:bookmarkEnd w:id="504"/>
      <w:r w:rsidRPr="005C188E">
        <w:rPr>
          <w:lang w:val="pt-PT"/>
          <w:rPrChange w:id="505" w:author="Janina Nalagy" w:date="2026-04-16T17:18:00Z" w16du:dateUtc="2026-04-16T15:18:00Z">
            <w:rPr/>
          </w:rPrChange>
        </w:rPr>
        <w:t>Texto institucional complementar</w:t>
      </w:r>
    </w:p>
    <w:p w14:paraId="6200ACCC" w14:textId="77777777" w:rsidR="00BB1003" w:rsidRPr="005C188E" w:rsidRDefault="00BB1003" w:rsidP="00BB1003">
      <w:pPr>
        <w:spacing w:before="100" w:beforeAutospacing="1" w:after="100" w:afterAutospacing="1" w:line="240" w:lineRule="auto"/>
        <w:rPr>
          <w:ins w:id="506" w:author="Janina Nalagy" w:date="2026-04-16T17:00:00Z" w16du:dateUtc="2026-04-16T15:00:00Z"/>
          <w:rFonts w:ascii="Times New Roman" w:eastAsia="Times New Roman" w:hAnsi="Times New Roman" w:cs="Times New Roman"/>
          <w:sz w:val="24"/>
          <w:szCs w:val="24"/>
          <w:lang w:val="pt-PT"/>
          <w:rPrChange w:id="507" w:author="Janina Nalagy" w:date="2026-04-16T17:18:00Z" w16du:dateUtc="2026-04-16T15:18:00Z">
            <w:rPr>
              <w:ins w:id="508" w:author="Janina Nalagy" w:date="2026-04-16T17:00:00Z" w16du:dateUtc="2026-04-16T15:00:00Z"/>
              <w:lang w:val="pt-PT"/>
            </w:rPr>
          </w:rPrChange>
        </w:rPr>
        <w:pPrChange w:id="509" w:author="Janina Nalagy" w:date="2026-04-16T17:00:00Z" w16du:dateUtc="2026-04-16T15:00:00Z">
          <w:pPr>
            <w:pStyle w:val="PargrafodaLista"/>
            <w:numPr>
              <w:numId w:val="17"/>
            </w:numPr>
            <w:spacing w:before="100" w:beforeAutospacing="1" w:after="100" w:afterAutospacing="1" w:line="240" w:lineRule="auto"/>
            <w:ind w:hanging="360"/>
          </w:pPr>
        </w:pPrChange>
      </w:pPr>
      <w:ins w:id="510" w:author="Janina Nalagy" w:date="2026-04-16T17:00:00Z" w16du:dateUtc="2026-04-16T15:00:00Z">
        <w:r w:rsidRPr="005C188E">
          <w:rPr>
            <w:rFonts w:ascii="Times New Roman" w:eastAsia="Times New Roman" w:hAnsi="Times New Roman" w:cs="Times New Roman"/>
            <w:sz w:val="24"/>
            <w:szCs w:val="24"/>
            <w:lang w:val="pt-PT"/>
            <w:rPrChange w:id="511" w:author="Janina Nalagy" w:date="2026-04-16T17:18:00Z" w16du:dateUtc="2026-04-16T15:18:00Z">
              <w:rPr>
                <w:lang w:val="pt-PT"/>
              </w:rPr>
            </w:rPrChange>
          </w:rPr>
          <w:t xml:space="preserve">A </w:t>
        </w:r>
        <w:r w:rsidRPr="005C188E">
          <w:rPr>
            <w:rFonts w:ascii="Times New Roman" w:eastAsia="Times New Roman" w:hAnsi="Times New Roman" w:cs="Times New Roman"/>
            <w:b/>
            <w:bCs/>
            <w:sz w:val="24"/>
            <w:szCs w:val="24"/>
            <w:lang w:val="pt-PT"/>
            <w:rPrChange w:id="512" w:author="Janina Nalagy" w:date="2026-04-16T17:18:00Z" w16du:dateUtc="2026-04-16T15:18:00Z">
              <w:rPr>
                <w:b/>
                <w:bCs/>
                <w:lang w:val="pt-PT"/>
              </w:rPr>
            </w:rPrChange>
          </w:rPr>
          <w:t xml:space="preserve">REC | Real </w:t>
        </w:r>
        <w:proofErr w:type="spellStart"/>
        <w:r w:rsidRPr="005C188E">
          <w:rPr>
            <w:rFonts w:ascii="Times New Roman" w:eastAsia="Times New Roman" w:hAnsi="Times New Roman" w:cs="Times New Roman"/>
            <w:b/>
            <w:bCs/>
            <w:sz w:val="24"/>
            <w:szCs w:val="24"/>
            <w:lang w:val="pt-PT"/>
            <w:rPrChange w:id="513" w:author="Janina Nalagy" w:date="2026-04-16T17:18:00Z" w16du:dateUtc="2026-04-16T15:18:00Z">
              <w:rPr>
                <w:b/>
                <w:bCs/>
                <w:lang w:val="pt-PT"/>
              </w:rPr>
            </w:rPrChange>
          </w:rPr>
          <w:t>Estate</w:t>
        </w:r>
        <w:proofErr w:type="spellEnd"/>
        <w:r w:rsidRPr="005C188E">
          <w:rPr>
            <w:rFonts w:ascii="Times New Roman" w:eastAsia="Times New Roman" w:hAnsi="Times New Roman" w:cs="Times New Roman"/>
            <w:b/>
            <w:bCs/>
            <w:sz w:val="24"/>
            <w:szCs w:val="24"/>
            <w:lang w:val="pt-PT"/>
            <w:rPrChange w:id="514" w:author="Janina Nalagy" w:date="2026-04-16T17:18:00Z" w16du:dateUtc="2026-04-16T15:18:00Z">
              <w:rPr>
                <w:b/>
                <w:bCs/>
                <w:lang w:val="pt-PT"/>
              </w:rPr>
            </w:rPrChange>
          </w:rPr>
          <w:t xml:space="preserve"> Consulting, Lda.</w:t>
        </w:r>
        <w:r w:rsidRPr="005C188E">
          <w:rPr>
            <w:rFonts w:ascii="Times New Roman" w:eastAsia="Times New Roman" w:hAnsi="Times New Roman" w:cs="Times New Roman"/>
            <w:sz w:val="24"/>
            <w:szCs w:val="24"/>
            <w:lang w:val="pt-PT"/>
            <w:rPrChange w:id="515" w:author="Janina Nalagy" w:date="2026-04-16T17:18:00Z" w16du:dateUtc="2026-04-16T15:18:00Z">
              <w:rPr>
                <w:lang w:val="pt-PT"/>
              </w:rPr>
            </w:rPrChange>
          </w:rPr>
          <w:t xml:space="preserve"> é uma empresa moçambicana de consultoria, serviços e gestão imobiliária, presente no mercado desde 2000, com uma trajectória consolidada e uma vasta experiência de actuação em diferentes áreas do sector imobiliário.</w:t>
        </w:r>
      </w:ins>
    </w:p>
    <w:p w14:paraId="4EF20745" w14:textId="77777777" w:rsidR="00BB1003" w:rsidRPr="005C188E" w:rsidRDefault="00BB1003" w:rsidP="00BB1003">
      <w:pPr>
        <w:spacing w:before="100" w:beforeAutospacing="1" w:after="100" w:afterAutospacing="1" w:line="240" w:lineRule="auto"/>
        <w:rPr>
          <w:ins w:id="516" w:author="Janina Nalagy" w:date="2026-04-16T17:00:00Z" w16du:dateUtc="2026-04-16T15:00:00Z"/>
          <w:rFonts w:ascii="Times New Roman" w:eastAsia="Times New Roman" w:hAnsi="Times New Roman" w:cs="Times New Roman"/>
          <w:sz w:val="24"/>
          <w:szCs w:val="24"/>
          <w:lang w:val="pt-PT"/>
          <w:rPrChange w:id="517" w:author="Janina Nalagy" w:date="2026-04-16T17:18:00Z" w16du:dateUtc="2026-04-16T15:18:00Z">
            <w:rPr>
              <w:ins w:id="518" w:author="Janina Nalagy" w:date="2026-04-16T17:00:00Z" w16du:dateUtc="2026-04-16T15:00:00Z"/>
              <w:lang w:val="pt-PT"/>
            </w:rPr>
          </w:rPrChange>
        </w:rPr>
        <w:pPrChange w:id="519" w:author="Janina Nalagy" w:date="2026-04-16T17:00:00Z" w16du:dateUtc="2026-04-16T15:00:00Z">
          <w:pPr>
            <w:pStyle w:val="PargrafodaLista"/>
            <w:numPr>
              <w:numId w:val="17"/>
            </w:numPr>
            <w:spacing w:before="100" w:beforeAutospacing="1" w:after="100" w:afterAutospacing="1" w:line="240" w:lineRule="auto"/>
            <w:ind w:hanging="360"/>
          </w:pPr>
        </w:pPrChange>
      </w:pPr>
      <w:ins w:id="520" w:author="Janina Nalagy" w:date="2026-04-16T17:00:00Z" w16du:dateUtc="2026-04-16T15:00:00Z">
        <w:r w:rsidRPr="005C188E">
          <w:rPr>
            <w:rFonts w:ascii="Times New Roman" w:eastAsia="Times New Roman" w:hAnsi="Times New Roman" w:cs="Times New Roman"/>
            <w:sz w:val="24"/>
            <w:szCs w:val="24"/>
            <w:lang w:val="pt-PT"/>
            <w:rPrChange w:id="521" w:author="Janina Nalagy" w:date="2026-04-16T17:18:00Z" w16du:dateUtc="2026-04-16T15:18:00Z">
              <w:rPr>
                <w:lang w:val="pt-PT"/>
              </w:rPr>
            </w:rPrChange>
          </w:rPr>
          <w:t xml:space="preserve">Ao longo de mais de duas décadas, a REC tem vindo a afirmar-se </w:t>
        </w:r>
        <w:proofErr w:type="spellStart"/>
        <w:r w:rsidRPr="005C188E">
          <w:rPr>
            <w:rFonts w:ascii="Times New Roman" w:eastAsia="Times New Roman" w:hAnsi="Times New Roman" w:cs="Times New Roman"/>
            <w:sz w:val="24"/>
            <w:szCs w:val="24"/>
            <w:lang w:val="pt-PT"/>
            <w:rPrChange w:id="522" w:author="Janina Nalagy" w:date="2026-04-16T17:18:00Z" w16du:dateUtc="2026-04-16T15:18:00Z">
              <w:rPr>
                <w:lang w:val="pt-PT"/>
              </w:rPr>
            </w:rPrChange>
          </w:rPr>
          <w:t>pela</w:t>
        </w:r>
        <w:proofErr w:type="spellEnd"/>
        <w:r w:rsidRPr="005C188E">
          <w:rPr>
            <w:rFonts w:ascii="Times New Roman" w:eastAsia="Times New Roman" w:hAnsi="Times New Roman" w:cs="Times New Roman"/>
            <w:sz w:val="24"/>
            <w:szCs w:val="24"/>
            <w:lang w:val="pt-PT"/>
            <w:rPrChange w:id="523" w:author="Janina Nalagy" w:date="2026-04-16T17:18:00Z" w16du:dateUtc="2026-04-16T15:18:00Z">
              <w:rPr>
                <w:lang w:val="pt-PT"/>
              </w:rPr>
            </w:rPrChange>
          </w:rPr>
          <w:t xml:space="preserve"> qualidade dos seus serviços, </w:t>
        </w:r>
        <w:proofErr w:type="spellStart"/>
        <w:r w:rsidRPr="005C188E">
          <w:rPr>
            <w:rFonts w:ascii="Times New Roman" w:eastAsia="Times New Roman" w:hAnsi="Times New Roman" w:cs="Times New Roman"/>
            <w:sz w:val="24"/>
            <w:szCs w:val="24"/>
            <w:lang w:val="pt-PT"/>
            <w:rPrChange w:id="524" w:author="Janina Nalagy" w:date="2026-04-16T17:18:00Z" w16du:dateUtc="2026-04-16T15:18:00Z">
              <w:rPr>
                <w:lang w:val="pt-PT"/>
              </w:rPr>
            </w:rPrChange>
          </w:rPr>
          <w:t>pelo</w:t>
        </w:r>
        <w:proofErr w:type="spellEnd"/>
        <w:r w:rsidRPr="005C188E">
          <w:rPr>
            <w:rFonts w:ascii="Times New Roman" w:eastAsia="Times New Roman" w:hAnsi="Times New Roman" w:cs="Times New Roman"/>
            <w:sz w:val="24"/>
            <w:szCs w:val="24"/>
            <w:lang w:val="pt-PT"/>
            <w:rPrChange w:id="525" w:author="Janina Nalagy" w:date="2026-04-16T17:18:00Z" w16du:dateUtc="2026-04-16T15:18:00Z">
              <w:rPr>
                <w:lang w:val="pt-PT"/>
              </w:rPr>
            </w:rPrChange>
          </w:rPr>
          <w:t xml:space="preserve"> conhecimento aprofundado do mercado nacional e </w:t>
        </w:r>
        <w:proofErr w:type="spellStart"/>
        <w:r w:rsidRPr="005C188E">
          <w:rPr>
            <w:rFonts w:ascii="Times New Roman" w:eastAsia="Times New Roman" w:hAnsi="Times New Roman" w:cs="Times New Roman"/>
            <w:sz w:val="24"/>
            <w:szCs w:val="24"/>
            <w:lang w:val="pt-PT"/>
            <w:rPrChange w:id="526" w:author="Janina Nalagy" w:date="2026-04-16T17:18:00Z" w16du:dateUtc="2026-04-16T15:18:00Z">
              <w:rPr>
                <w:lang w:val="pt-PT"/>
              </w:rPr>
            </w:rPrChange>
          </w:rPr>
          <w:t>pela</w:t>
        </w:r>
        <w:proofErr w:type="spellEnd"/>
        <w:r w:rsidRPr="005C188E">
          <w:rPr>
            <w:rFonts w:ascii="Times New Roman" w:eastAsia="Times New Roman" w:hAnsi="Times New Roman" w:cs="Times New Roman"/>
            <w:sz w:val="24"/>
            <w:szCs w:val="24"/>
            <w:lang w:val="pt-PT"/>
            <w:rPrChange w:id="527" w:author="Janina Nalagy" w:date="2026-04-16T17:18:00Z" w16du:dateUtc="2026-04-16T15:18:00Z">
              <w:rPr>
                <w:lang w:val="pt-PT"/>
              </w:rPr>
            </w:rPrChange>
          </w:rPr>
          <w:t xml:space="preserve"> capacidade de responder, com rigor e profissionalismo, às necessidades específicas de clientes institucionais, empresas e particulares. A experiência acumulada, aliada à qualificação técnica dos profissionais que integram a sua equipa, permite oferecer uma abordagem multidisciplinar, consistente e orientada para a criação de valor.</w:t>
        </w:r>
      </w:ins>
    </w:p>
    <w:p w14:paraId="360DB0E4" w14:textId="77777777" w:rsidR="00BB1003" w:rsidRPr="005C188E" w:rsidRDefault="00BB1003" w:rsidP="00BB1003">
      <w:pPr>
        <w:spacing w:before="100" w:beforeAutospacing="1" w:after="100" w:afterAutospacing="1" w:line="240" w:lineRule="auto"/>
        <w:rPr>
          <w:ins w:id="528" w:author="Janina Nalagy" w:date="2026-04-16T17:00:00Z" w16du:dateUtc="2026-04-16T15:00:00Z"/>
          <w:rFonts w:ascii="Times New Roman" w:eastAsia="Times New Roman" w:hAnsi="Times New Roman" w:cs="Times New Roman"/>
          <w:sz w:val="24"/>
          <w:szCs w:val="24"/>
          <w:lang w:val="pt-PT"/>
          <w:rPrChange w:id="529" w:author="Janina Nalagy" w:date="2026-04-16T17:18:00Z" w16du:dateUtc="2026-04-16T15:18:00Z">
            <w:rPr>
              <w:ins w:id="530" w:author="Janina Nalagy" w:date="2026-04-16T17:00:00Z" w16du:dateUtc="2026-04-16T15:00:00Z"/>
              <w:lang w:val="pt-PT"/>
            </w:rPr>
          </w:rPrChange>
        </w:rPr>
        <w:pPrChange w:id="531" w:author="Janina Nalagy" w:date="2026-04-16T17:00:00Z" w16du:dateUtc="2026-04-16T15:00:00Z">
          <w:pPr>
            <w:pStyle w:val="PargrafodaLista"/>
            <w:numPr>
              <w:numId w:val="17"/>
            </w:numPr>
            <w:spacing w:before="100" w:beforeAutospacing="1" w:after="100" w:afterAutospacing="1" w:line="240" w:lineRule="auto"/>
            <w:ind w:hanging="360"/>
          </w:pPr>
        </w:pPrChange>
      </w:pPr>
      <w:ins w:id="532" w:author="Janina Nalagy" w:date="2026-04-16T17:00:00Z" w16du:dateUtc="2026-04-16T15:00:00Z">
        <w:r w:rsidRPr="005C188E">
          <w:rPr>
            <w:rFonts w:ascii="Times New Roman" w:eastAsia="Times New Roman" w:hAnsi="Times New Roman" w:cs="Times New Roman"/>
            <w:sz w:val="24"/>
            <w:szCs w:val="24"/>
            <w:lang w:val="pt-PT"/>
            <w:rPrChange w:id="533" w:author="Janina Nalagy" w:date="2026-04-16T17:18:00Z" w16du:dateUtc="2026-04-16T15:18:00Z">
              <w:rPr>
                <w:lang w:val="pt-PT"/>
              </w:rPr>
            </w:rPrChange>
          </w:rPr>
          <w:t xml:space="preserve">A REC desenvolve a sua actividade com base em princípios de qualidade, independência, rigor técnico e ética profissional, seguindo normas e orientações reconhecidas internacionalmente, designadamente as emitidas </w:t>
        </w:r>
        <w:proofErr w:type="spellStart"/>
        <w:r w:rsidRPr="005C188E">
          <w:rPr>
            <w:rFonts w:ascii="Times New Roman" w:eastAsia="Times New Roman" w:hAnsi="Times New Roman" w:cs="Times New Roman"/>
            <w:sz w:val="24"/>
            <w:szCs w:val="24"/>
            <w:lang w:val="pt-PT"/>
            <w:rPrChange w:id="534" w:author="Janina Nalagy" w:date="2026-04-16T17:18:00Z" w16du:dateUtc="2026-04-16T15:18:00Z">
              <w:rPr>
                <w:lang w:val="pt-PT"/>
              </w:rPr>
            </w:rPrChange>
          </w:rPr>
          <w:t>pelo</w:t>
        </w:r>
        <w:proofErr w:type="spellEnd"/>
        <w:r w:rsidRPr="005C188E">
          <w:rPr>
            <w:rFonts w:ascii="Times New Roman" w:eastAsia="Times New Roman" w:hAnsi="Times New Roman" w:cs="Times New Roman"/>
            <w:sz w:val="24"/>
            <w:szCs w:val="24"/>
            <w:lang w:val="pt-PT"/>
            <w:rPrChange w:id="535" w:author="Janina Nalagy" w:date="2026-04-16T17:18:00Z" w16du:dateUtc="2026-04-16T15:18:00Z">
              <w:rPr>
                <w:lang w:val="pt-PT"/>
              </w:rPr>
            </w:rPrChange>
          </w:rPr>
          <w:t xml:space="preserve"> </w:t>
        </w:r>
        <w:proofErr w:type="spellStart"/>
        <w:r w:rsidRPr="005C188E">
          <w:rPr>
            <w:rFonts w:ascii="Times New Roman" w:eastAsia="Times New Roman" w:hAnsi="Times New Roman" w:cs="Times New Roman"/>
            <w:b/>
            <w:bCs/>
            <w:sz w:val="24"/>
            <w:szCs w:val="24"/>
            <w:lang w:val="pt-PT"/>
            <w:rPrChange w:id="536" w:author="Janina Nalagy" w:date="2026-04-16T17:18:00Z" w16du:dateUtc="2026-04-16T15:18:00Z">
              <w:rPr>
                <w:b/>
                <w:bCs/>
                <w:lang w:val="pt-PT"/>
              </w:rPr>
            </w:rPrChange>
          </w:rPr>
          <w:t>International</w:t>
        </w:r>
        <w:proofErr w:type="spellEnd"/>
        <w:r w:rsidRPr="005C188E">
          <w:rPr>
            <w:rFonts w:ascii="Times New Roman" w:eastAsia="Times New Roman" w:hAnsi="Times New Roman" w:cs="Times New Roman"/>
            <w:b/>
            <w:bCs/>
            <w:sz w:val="24"/>
            <w:szCs w:val="24"/>
            <w:lang w:val="pt-PT"/>
            <w:rPrChange w:id="537" w:author="Janina Nalagy" w:date="2026-04-16T17:18:00Z" w16du:dateUtc="2026-04-16T15:18:00Z">
              <w:rPr>
                <w:b/>
                <w:bCs/>
                <w:lang w:val="pt-PT"/>
              </w:rPr>
            </w:rPrChange>
          </w:rPr>
          <w:t xml:space="preserve"> </w:t>
        </w:r>
        <w:proofErr w:type="spellStart"/>
        <w:r w:rsidRPr="005C188E">
          <w:rPr>
            <w:rFonts w:ascii="Times New Roman" w:eastAsia="Times New Roman" w:hAnsi="Times New Roman" w:cs="Times New Roman"/>
            <w:b/>
            <w:bCs/>
            <w:sz w:val="24"/>
            <w:szCs w:val="24"/>
            <w:lang w:val="pt-PT"/>
            <w:rPrChange w:id="538" w:author="Janina Nalagy" w:date="2026-04-16T17:18:00Z" w16du:dateUtc="2026-04-16T15:18:00Z">
              <w:rPr>
                <w:b/>
                <w:bCs/>
                <w:lang w:val="pt-PT"/>
              </w:rPr>
            </w:rPrChange>
          </w:rPr>
          <w:t>Valuation</w:t>
        </w:r>
        <w:proofErr w:type="spellEnd"/>
        <w:r w:rsidRPr="005C188E">
          <w:rPr>
            <w:rFonts w:ascii="Times New Roman" w:eastAsia="Times New Roman" w:hAnsi="Times New Roman" w:cs="Times New Roman"/>
            <w:b/>
            <w:bCs/>
            <w:sz w:val="24"/>
            <w:szCs w:val="24"/>
            <w:lang w:val="pt-PT"/>
            <w:rPrChange w:id="539" w:author="Janina Nalagy" w:date="2026-04-16T17:18:00Z" w16du:dateUtc="2026-04-16T15:18:00Z">
              <w:rPr>
                <w:b/>
                <w:bCs/>
                <w:lang w:val="pt-PT"/>
              </w:rPr>
            </w:rPrChange>
          </w:rPr>
          <w:t xml:space="preserve"> Standards </w:t>
        </w:r>
        <w:proofErr w:type="spellStart"/>
        <w:r w:rsidRPr="005C188E">
          <w:rPr>
            <w:rFonts w:ascii="Times New Roman" w:eastAsia="Times New Roman" w:hAnsi="Times New Roman" w:cs="Times New Roman"/>
            <w:b/>
            <w:bCs/>
            <w:sz w:val="24"/>
            <w:szCs w:val="24"/>
            <w:lang w:val="pt-PT"/>
            <w:rPrChange w:id="540" w:author="Janina Nalagy" w:date="2026-04-16T17:18:00Z" w16du:dateUtc="2026-04-16T15:18:00Z">
              <w:rPr>
                <w:b/>
                <w:bCs/>
                <w:lang w:val="pt-PT"/>
              </w:rPr>
            </w:rPrChange>
          </w:rPr>
          <w:t>Council</w:t>
        </w:r>
        <w:proofErr w:type="spellEnd"/>
        <w:r w:rsidRPr="005C188E">
          <w:rPr>
            <w:rFonts w:ascii="Times New Roman" w:eastAsia="Times New Roman" w:hAnsi="Times New Roman" w:cs="Times New Roman"/>
            <w:b/>
            <w:bCs/>
            <w:sz w:val="24"/>
            <w:szCs w:val="24"/>
            <w:lang w:val="pt-PT"/>
            <w:rPrChange w:id="541" w:author="Janina Nalagy" w:date="2026-04-16T17:18:00Z" w16du:dateUtc="2026-04-16T15:18:00Z">
              <w:rPr>
                <w:b/>
                <w:bCs/>
                <w:lang w:val="pt-PT"/>
              </w:rPr>
            </w:rPrChange>
          </w:rPr>
          <w:t xml:space="preserve"> (IVSC)</w:t>
        </w:r>
        <w:r w:rsidRPr="005C188E">
          <w:rPr>
            <w:rFonts w:ascii="Times New Roman" w:eastAsia="Times New Roman" w:hAnsi="Times New Roman" w:cs="Times New Roman"/>
            <w:sz w:val="24"/>
            <w:szCs w:val="24"/>
            <w:lang w:val="pt-PT"/>
            <w:rPrChange w:id="542" w:author="Janina Nalagy" w:date="2026-04-16T17:18:00Z" w16du:dateUtc="2026-04-16T15:18:00Z">
              <w:rPr>
                <w:lang w:val="pt-PT"/>
              </w:rPr>
            </w:rPrChange>
          </w:rPr>
          <w:t xml:space="preserve">, </w:t>
        </w:r>
        <w:proofErr w:type="spellStart"/>
        <w:r w:rsidRPr="005C188E">
          <w:rPr>
            <w:rFonts w:ascii="Times New Roman" w:eastAsia="Times New Roman" w:hAnsi="Times New Roman" w:cs="Times New Roman"/>
            <w:sz w:val="24"/>
            <w:szCs w:val="24"/>
            <w:lang w:val="pt-PT"/>
            <w:rPrChange w:id="543" w:author="Janina Nalagy" w:date="2026-04-16T17:18:00Z" w16du:dateUtc="2026-04-16T15:18:00Z">
              <w:rPr>
                <w:lang w:val="pt-PT"/>
              </w:rPr>
            </w:rPrChange>
          </w:rPr>
          <w:t>pela</w:t>
        </w:r>
        <w:proofErr w:type="spellEnd"/>
        <w:r w:rsidRPr="005C188E">
          <w:rPr>
            <w:rFonts w:ascii="Times New Roman" w:eastAsia="Times New Roman" w:hAnsi="Times New Roman" w:cs="Times New Roman"/>
            <w:sz w:val="24"/>
            <w:szCs w:val="24"/>
            <w:lang w:val="pt-PT"/>
            <w:rPrChange w:id="544" w:author="Janina Nalagy" w:date="2026-04-16T17:18:00Z" w16du:dateUtc="2026-04-16T15:18:00Z">
              <w:rPr>
                <w:lang w:val="pt-PT"/>
              </w:rPr>
            </w:rPrChange>
          </w:rPr>
          <w:t xml:space="preserve"> </w:t>
        </w:r>
        <w:proofErr w:type="spellStart"/>
        <w:r w:rsidRPr="005C188E">
          <w:rPr>
            <w:rFonts w:ascii="Times New Roman" w:eastAsia="Times New Roman" w:hAnsi="Times New Roman" w:cs="Times New Roman"/>
            <w:b/>
            <w:bCs/>
            <w:sz w:val="24"/>
            <w:szCs w:val="24"/>
            <w:lang w:val="pt-PT"/>
            <w:rPrChange w:id="545" w:author="Janina Nalagy" w:date="2026-04-16T17:18:00Z" w16du:dateUtc="2026-04-16T15:18:00Z">
              <w:rPr>
                <w:b/>
                <w:bCs/>
                <w:lang w:val="pt-PT"/>
              </w:rPr>
            </w:rPrChange>
          </w:rPr>
          <w:t>Royal</w:t>
        </w:r>
        <w:proofErr w:type="spellEnd"/>
        <w:r w:rsidRPr="005C188E">
          <w:rPr>
            <w:rFonts w:ascii="Times New Roman" w:eastAsia="Times New Roman" w:hAnsi="Times New Roman" w:cs="Times New Roman"/>
            <w:b/>
            <w:bCs/>
            <w:sz w:val="24"/>
            <w:szCs w:val="24"/>
            <w:lang w:val="pt-PT"/>
            <w:rPrChange w:id="546" w:author="Janina Nalagy" w:date="2026-04-16T17:18:00Z" w16du:dateUtc="2026-04-16T15:18:00Z">
              <w:rPr>
                <w:b/>
                <w:bCs/>
                <w:lang w:val="pt-PT"/>
              </w:rPr>
            </w:rPrChange>
          </w:rPr>
          <w:t xml:space="preserve"> </w:t>
        </w:r>
        <w:proofErr w:type="spellStart"/>
        <w:r w:rsidRPr="005C188E">
          <w:rPr>
            <w:rFonts w:ascii="Times New Roman" w:eastAsia="Times New Roman" w:hAnsi="Times New Roman" w:cs="Times New Roman"/>
            <w:b/>
            <w:bCs/>
            <w:sz w:val="24"/>
            <w:szCs w:val="24"/>
            <w:lang w:val="pt-PT"/>
            <w:rPrChange w:id="547" w:author="Janina Nalagy" w:date="2026-04-16T17:18:00Z" w16du:dateUtc="2026-04-16T15:18:00Z">
              <w:rPr>
                <w:b/>
                <w:bCs/>
                <w:lang w:val="pt-PT"/>
              </w:rPr>
            </w:rPrChange>
          </w:rPr>
          <w:t>Institution</w:t>
        </w:r>
        <w:proofErr w:type="spellEnd"/>
        <w:r w:rsidRPr="005C188E">
          <w:rPr>
            <w:rFonts w:ascii="Times New Roman" w:eastAsia="Times New Roman" w:hAnsi="Times New Roman" w:cs="Times New Roman"/>
            <w:b/>
            <w:bCs/>
            <w:sz w:val="24"/>
            <w:szCs w:val="24"/>
            <w:lang w:val="pt-PT"/>
            <w:rPrChange w:id="548" w:author="Janina Nalagy" w:date="2026-04-16T17:18:00Z" w16du:dateUtc="2026-04-16T15:18:00Z">
              <w:rPr>
                <w:b/>
                <w:bCs/>
                <w:lang w:val="pt-PT"/>
              </w:rPr>
            </w:rPrChange>
          </w:rPr>
          <w:t xml:space="preserve"> </w:t>
        </w:r>
        <w:proofErr w:type="spellStart"/>
        <w:r w:rsidRPr="005C188E">
          <w:rPr>
            <w:rFonts w:ascii="Times New Roman" w:eastAsia="Times New Roman" w:hAnsi="Times New Roman" w:cs="Times New Roman"/>
            <w:b/>
            <w:bCs/>
            <w:sz w:val="24"/>
            <w:szCs w:val="24"/>
            <w:lang w:val="pt-PT"/>
            <w:rPrChange w:id="549" w:author="Janina Nalagy" w:date="2026-04-16T17:18:00Z" w16du:dateUtc="2026-04-16T15:18:00Z">
              <w:rPr>
                <w:b/>
                <w:bCs/>
                <w:lang w:val="pt-PT"/>
              </w:rPr>
            </w:rPrChange>
          </w:rPr>
          <w:t>of</w:t>
        </w:r>
        <w:proofErr w:type="spellEnd"/>
        <w:r w:rsidRPr="005C188E">
          <w:rPr>
            <w:rFonts w:ascii="Times New Roman" w:eastAsia="Times New Roman" w:hAnsi="Times New Roman" w:cs="Times New Roman"/>
            <w:b/>
            <w:bCs/>
            <w:sz w:val="24"/>
            <w:szCs w:val="24"/>
            <w:lang w:val="pt-PT"/>
            <w:rPrChange w:id="550" w:author="Janina Nalagy" w:date="2026-04-16T17:18:00Z" w16du:dateUtc="2026-04-16T15:18:00Z">
              <w:rPr>
                <w:b/>
                <w:bCs/>
                <w:lang w:val="pt-PT"/>
              </w:rPr>
            </w:rPrChange>
          </w:rPr>
          <w:t xml:space="preserve"> </w:t>
        </w:r>
        <w:proofErr w:type="spellStart"/>
        <w:r w:rsidRPr="005C188E">
          <w:rPr>
            <w:rFonts w:ascii="Times New Roman" w:eastAsia="Times New Roman" w:hAnsi="Times New Roman" w:cs="Times New Roman"/>
            <w:b/>
            <w:bCs/>
            <w:sz w:val="24"/>
            <w:szCs w:val="24"/>
            <w:lang w:val="pt-PT"/>
            <w:rPrChange w:id="551" w:author="Janina Nalagy" w:date="2026-04-16T17:18:00Z" w16du:dateUtc="2026-04-16T15:18:00Z">
              <w:rPr>
                <w:b/>
                <w:bCs/>
                <w:lang w:val="pt-PT"/>
              </w:rPr>
            </w:rPrChange>
          </w:rPr>
          <w:t>Chartered</w:t>
        </w:r>
        <w:proofErr w:type="spellEnd"/>
        <w:r w:rsidRPr="005C188E">
          <w:rPr>
            <w:rFonts w:ascii="Times New Roman" w:eastAsia="Times New Roman" w:hAnsi="Times New Roman" w:cs="Times New Roman"/>
            <w:b/>
            <w:bCs/>
            <w:sz w:val="24"/>
            <w:szCs w:val="24"/>
            <w:lang w:val="pt-PT"/>
            <w:rPrChange w:id="552" w:author="Janina Nalagy" w:date="2026-04-16T17:18:00Z" w16du:dateUtc="2026-04-16T15:18:00Z">
              <w:rPr>
                <w:b/>
                <w:bCs/>
                <w:lang w:val="pt-PT"/>
              </w:rPr>
            </w:rPrChange>
          </w:rPr>
          <w:t xml:space="preserve"> </w:t>
        </w:r>
        <w:proofErr w:type="spellStart"/>
        <w:r w:rsidRPr="005C188E">
          <w:rPr>
            <w:rFonts w:ascii="Times New Roman" w:eastAsia="Times New Roman" w:hAnsi="Times New Roman" w:cs="Times New Roman"/>
            <w:b/>
            <w:bCs/>
            <w:sz w:val="24"/>
            <w:szCs w:val="24"/>
            <w:lang w:val="pt-PT"/>
            <w:rPrChange w:id="553" w:author="Janina Nalagy" w:date="2026-04-16T17:18:00Z" w16du:dateUtc="2026-04-16T15:18:00Z">
              <w:rPr>
                <w:b/>
                <w:bCs/>
                <w:lang w:val="pt-PT"/>
              </w:rPr>
            </w:rPrChange>
          </w:rPr>
          <w:t>Surveyors</w:t>
        </w:r>
        <w:proofErr w:type="spellEnd"/>
        <w:r w:rsidRPr="005C188E">
          <w:rPr>
            <w:rFonts w:ascii="Times New Roman" w:eastAsia="Times New Roman" w:hAnsi="Times New Roman" w:cs="Times New Roman"/>
            <w:b/>
            <w:bCs/>
            <w:sz w:val="24"/>
            <w:szCs w:val="24"/>
            <w:lang w:val="pt-PT"/>
            <w:rPrChange w:id="554" w:author="Janina Nalagy" w:date="2026-04-16T17:18:00Z" w16du:dateUtc="2026-04-16T15:18:00Z">
              <w:rPr>
                <w:b/>
                <w:bCs/>
                <w:lang w:val="pt-PT"/>
              </w:rPr>
            </w:rPrChange>
          </w:rPr>
          <w:t xml:space="preserve"> (RICS)</w:t>
        </w:r>
        <w:r w:rsidRPr="005C188E">
          <w:rPr>
            <w:rFonts w:ascii="Times New Roman" w:eastAsia="Times New Roman" w:hAnsi="Times New Roman" w:cs="Times New Roman"/>
            <w:sz w:val="24"/>
            <w:szCs w:val="24"/>
            <w:lang w:val="pt-PT"/>
            <w:rPrChange w:id="555" w:author="Janina Nalagy" w:date="2026-04-16T17:18:00Z" w16du:dateUtc="2026-04-16T15:18:00Z">
              <w:rPr>
                <w:lang w:val="pt-PT"/>
              </w:rPr>
            </w:rPrChange>
          </w:rPr>
          <w:t xml:space="preserve"> e </w:t>
        </w:r>
        <w:proofErr w:type="spellStart"/>
        <w:r w:rsidRPr="005C188E">
          <w:rPr>
            <w:rFonts w:ascii="Times New Roman" w:eastAsia="Times New Roman" w:hAnsi="Times New Roman" w:cs="Times New Roman"/>
            <w:sz w:val="24"/>
            <w:szCs w:val="24"/>
            <w:lang w:val="pt-PT"/>
            <w:rPrChange w:id="556" w:author="Janina Nalagy" w:date="2026-04-16T17:18:00Z" w16du:dateUtc="2026-04-16T15:18:00Z">
              <w:rPr>
                <w:lang w:val="pt-PT"/>
              </w:rPr>
            </w:rPrChange>
          </w:rPr>
          <w:t>pela</w:t>
        </w:r>
        <w:proofErr w:type="spellEnd"/>
        <w:r w:rsidRPr="005C188E">
          <w:rPr>
            <w:rFonts w:ascii="Times New Roman" w:eastAsia="Times New Roman" w:hAnsi="Times New Roman" w:cs="Times New Roman"/>
            <w:sz w:val="24"/>
            <w:szCs w:val="24"/>
            <w:lang w:val="pt-PT"/>
            <w:rPrChange w:id="557" w:author="Janina Nalagy" w:date="2026-04-16T17:18:00Z" w16du:dateUtc="2026-04-16T15:18:00Z">
              <w:rPr>
                <w:lang w:val="pt-PT"/>
              </w:rPr>
            </w:rPrChange>
          </w:rPr>
          <w:t xml:space="preserve"> </w:t>
        </w:r>
        <w:proofErr w:type="spellStart"/>
        <w:r w:rsidRPr="005C188E">
          <w:rPr>
            <w:rFonts w:ascii="Times New Roman" w:eastAsia="Times New Roman" w:hAnsi="Times New Roman" w:cs="Times New Roman"/>
            <w:b/>
            <w:bCs/>
            <w:sz w:val="24"/>
            <w:szCs w:val="24"/>
            <w:lang w:val="pt-PT"/>
            <w:rPrChange w:id="558" w:author="Janina Nalagy" w:date="2026-04-16T17:18:00Z" w16du:dateUtc="2026-04-16T15:18:00Z">
              <w:rPr>
                <w:b/>
                <w:bCs/>
                <w:lang w:val="pt-PT"/>
              </w:rPr>
            </w:rPrChange>
          </w:rPr>
          <w:t>TEGoVA</w:t>
        </w:r>
        <w:proofErr w:type="spellEnd"/>
        <w:r w:rsidRPr="005C188E">
          <w:rPr>
            <w:rFonts w:ascii="Times New Roman" w:eastAsia="Times New Roman" w:hAnsi="Times New Roman" w:cs="Times New Roman"/>
            <w:b/>
            <w:bCs/>
            <w:sz w:val="24"/>
            <w:szCs w:val="24"/>
            <w:lang w:val="pt-PT"/>
            <w:rPrChange w:id="559" w:author="Janina Nalagy" w:date="2026-04-16T17:18:00Z" w16du:dateUtc="2026-04-16T15:18:00Z">
              <w:rPr>
                <w:b/>
                <w:bCs/>
                <w:lang w:val="pt-PT"/>
              </w:rPr>
            </w:rPrChange>
          </w:rPr>
          <w:t xml:space="preserve"> | </w:t>
        </w:r>
        <w:proofErr w:type="spellStart"/>
        <w:r w:rsidRPr="005C188E">
          <w:rPr>
            <w:rFonts w:ascii="Times New Roman" w:eastAsia="Times New Roman" w:hAnsi="Times New Roman" w:cs="Times New Roman"/>
            <w:b/>
            <w:bCs/>
            <w:sz w:val="24"/>
            <w:szCs w:val="24"/>
            <w:lang w:val="pt-PT"/>
            <w:rPrChange w:id="560" w:author="Janina Nalagy" w:date="2026-04-16T17:18:00Z" w16du:dateUtc="2026-04-16T15:18:00Z">
              <w:rPr>
                <w:b/>
                <w:bCs/>
                <w:lang w:val="pt-PT"/>
              </w:rPr>
            </w:rPrChange>
          </w:rPr>
          <w:t>The</w:t>
        </w:r>
        <w:proofErr w:type="spellEnd"/>
        <w:r w:rsidRPr="005C188E">
          <w:rPr>
            <w:rFonts w:ascii="Times New Roman" w:eastAsia="Times New Roman" w:hAnsi="Times New Roman" w:cs="Times New Roman"/>
            <w:b/>
            <w:bCs/>
            <w:sz w:val="24"/>
            <w:szCs w:val="24"/>
            <w:lang w:val="pt-PT"/>
            <w:rPrChange w:id="561" w:author="Janina Nalagy" w:date="2026-04-16T17:18:00Z" w16du:dateUtc="2026-04-16T15:18:00Z">
              <w:rPr>
                <w:b/>
                <w:bCs/>
                <w:lang w:val="pt-PT"/>
              </w:rPr>
            </w:rPrChange>
          </w:rPr>
          <w:t xml:space="preserve"> </w:t>
        </w:r>
        <w:proofErr w:type="spellStart"/>
        <w:r w:rsidRPr="005C188E">
          <w:rPr>
            <w:rFonts w:ascii="Times New Roman" w:eastAsia="Times New Roman" w:hAnsi="Times New Roman" w:cs="Times New Roman"/>
            <w:b/>
            <w:bCs/>
            <w:sz w:val="24"/>
            <w:szCs w:val="24"/>
            <w:lang w:val="pt-PT"/>
            <w:rPrChange w:id="562" w:author="Janina Nalagy" w:date="2026-04-16T17:18:00Z" w16du:dateUtc="2026-04-16T15:18:00Z">
              <w:rPr>
                <w:b/>
                <w:bCs/>
                <w:lang w:val="pt-PT"/>
              </w:rPr>
            </w:rPrChange>
          </w:rPr>
          <w:t>European</w:t>
        </w:r>
        <w:proofErr w:type="spellEnd"/>
        <w:r w:rsidRPr="005C188E">
          <w:rPr>
            <w:rFonts w:ascii="Times New Roman" w:eastAsia="Times New Roman" w:hAnsi="Times New Roman" w:cs="Times New Roman"/>
            <w:b/>
            <w:bCs/>
            <w:sz w:val="24"/>
            <w:szCs w:val="24"/>
            <w:lang w:val="pt-PT"/>
            <w:rPrChange w:id="563" w:author="Janina Nalagy" w:date="2026-04-16T17:18:00Z" w16du:dateUtc="2026-04-16T15:18:00Z">
              <w:rPr>
                <w:b/>
                <w:bCs/>
                <w:lang w:val="pt-PT"/>
              </w:rPr>
            </w:rPrChange>
          </w:rPr>
          <w:t xml:space="preserve"> </w:t>
        </w:r>
        <w:proofErr w:type="spellStart"/>
        <w:r w:rsidRPr="005C188E">
          <w:rPr>
            <w:rFonts w:ascii="Times New Roman" w:eastAsia="Times New Roman" w:hAnsi="Times New Roman" w:cs="Times New Roman"/>
            <w:b/>
            <w:bCs/>
            <w:sz w:val="24"/>
            <w:szCs w:val="24"/>
            <w:lang w:val="pt-PT"/>
            <w:rPrChange w:id="564" w:author="Janina Nalagy" w:date="2026-04-16T17:18:00Z" w16du:dateUtc="2026-04-16T15:18:00Z">
              <w:rPr>
                <w:b/>
                <w:bCs/>
                <w:lang w:val="pt-PT"/>
              </w:rPr>
            </w:rPrChange>
          </w:rPr>
          <w:t>Group</w:t>
        </w:r>
        <w:proofErr w:type="spellEnd"/>
        <w:r w:rsidRPr="005C188E">
          <w:rPr>
            <w:rFonts w:ascii="Times New Roman" w:eastAsia="Times New Roman" w:hAnsi="Times New Roman" w:cs="Times New Roman"/>
            <w:b/>
            <w:bCs/>
            <w:sz w:val="24"/>
            <w:szCs w:val="24"/>
            <w:lang w:val="pt-PT"/>
            <w:rPrChange w:id="565" w:author="Janina Nalagy" w:date="2026-04-16T17:18:00Z" w16du:dateUtc="2026-04-16T15:18:00Z">
              <w:rPr>
                <w:b/>
                <w:bCs/>
                <w:lang w:val="pt-PT"/>
              </w:rPr>
            </w:rPrChange>
          </w:rPr>
          <w:t xml:space="preserve"> </w:t>
        </w:r>
        <w:proofErr w:type="spellStart"/>
        <w:r w:rsidRPr="005C188E">
          <w:rPr>
            <w:rFonts w:ascii="Times New Roman" w:eastAsia="Times New Roman" w:hAnsi="Times New Roman" w:cs="Times New Roman"/>
            <w:b/>
            <w:bCs/>
            <w:sz w:val="24"/>
            <w:szCs w:val="24"/>
            <w:lang w:val="pt-PT"/>
            <w:rPrChange w:id="566" w:author="Janina Nalagy" w:date="2026-04-16T17:18:00Z" w16du:dateUtc="2026-04-16T15:18:00Z">
              <w:rPr>
                <w:b/>
                <w:bCs/>
                <w:lang w:val="pt-PT"/>
              </w:rPr>
            </w:rPrChange>
          </w:rPr>
          <w:t>of</w:t>
        </w:r>
        <w:proofErr w:type="spellEnd"/>
        <w:r w:rsidRPr="005C188E">
          <w:rPr>
            <w:rFonts w:ascii="Times New Roman" w:eastAsia="Times New Roman" w:hAnsi="Times New Roman" w:cs="Times New Roman"/>
            <w:b/>
            <w:bCs/>
            <w:sz w:val="24"/>
            <w:szCs w:val="24"/>
            <w:lang w:val="pt-PT"/>
            <w:rPrChange w:id="567" w:author="Janina Nalagy" w:date="2026-04-16T17:18:00Z" w16du:dateUtc="2026-04-16T15:18:00Z">
              <w:rPr>
                <w:b/>
                <w:bCs/>
                <w:lang w:val="pt-PT"/>
              </w:rPr>
            </w:rPrChange>
          </w:rPr>
          <w:t xml:space="preserve"> </w:t>
        </w:r>
        <w:proofErr w:type="spellStart"/>
        <w:r w:rsidRPr="005C188E">
          <w:rPr>
            <w:rFonts w:ascii="Times New Roman" w:eastAsia="Times New Roman" w:hAnsi="Times New Roman" w:cs="Times New Roman"/>
            <w:b/>
            <w:bCs/>
            <w:sz w:val="24"/>
            <w:szCs w:val="24"/>
            <w:lang w:val="pt-PT"/>
            <w:rPrChange w:id="568" w:author="Janina Nalagy" w:date="2026-04-16T17:18:00Z" w16du:dateUtc="2026-04-16T15:18:00Z">
              <w:rPr>
                <w:b/>
                <w:bCs/>
                <w:lang w:val="pt-PT"/>
              </w:rPr>
            </w:rPrChange>
          </w:rPr>
          <w:t>Valuers</w:t>
        </w:r>
        <w:proofErr w:type="spellEnd"/>
        <w:r w:rsidRPr="005C188E">
          <w:rPr>
            <w:rFonts w:ascii="Times New Roman" w:eastAsia="Times New Roman" w:hAnsi="Times New Roman" w:cs="Times New Roman"/>
            <w:b/>
            <w:bCs/>
            <w:sz w:val="24"/>
            <w:szCs w:val="24"/>
            <w:lang w:val="pt-PT"/>
            <w:rPrChange w:id="569" w:author="Janina Nalagy" w:date="2026-04-16T17:18:00Z" w16du:dateUtc="2026-04-16T15:18:00Z">
              <w:rPr>
                <w:b/>
                <w:bCs/>
                <w:lang w:val="pt-PT"/>
              </w:rPr>
            </w:rPrChange>
          </w:rPr>
          <w:t xml:space="preserve">’ </w:t>
        </w:r>
        <w:proofErr w:type="spellStart"/>
        <w:r w:rsidRPr="005C188E">
          <w:rPr>
            <w:rFonts w:ascii="Times New Roman" w:eastAsia="Times New Roman" w:hAnsi="Times New Roman" w:cs="Times New Roman"/>
            <w:b/>
            <w:bCs/>
            <w:sz w:val="24"/>
            <w:szCs w:val="24"/>
            <w:lang w:val="pt-PT"/>
            <w:rPrChange w:id="570" w:author="Janina Nalagy" w:date="2026-04-16T17:18:00Z" w16du:dateUtc="2026-04-16T15:18:00Z">
              <w:rPr>
                <w:b/>
                <w:bCs/>
                <w:lang w:val="pt-PT"/>
              </w:rPr>
            </w:rPrChange>
          </w:rPr>
          <w:t>Associations</w:t>
        </w:r>
        <w:proofErr w:type="spellEnd"/>
        <w:r w:rsidRPr="005C188E">
          <w:rPr>
            <w:rFonts w:ascii="Times New Roman" w:eastAsia="Times New Roman" w:hAnsi="Times New Roman" w:cs="Times New Roman"/>
            <w:sz w:val="24"/>
            <w:szCs w:val="24"/>
            <w:lang w:val="pt-PT"/>
            <w:rPrChange w:id="571" w:author="Janina Nalagy" w:date="2026-04-16T17:18:00Z" w16du:dateUtc="2026-04-16T15:18:00Z">
              <w:rPr>
                <w:lang w:val="pt-PT"/>
              </w:rPr>
            </w:rPrChange>
          </w:rPr>
          <w:t>.</w:t>
        </w:r>
      </w:ins>
    </w:p>
    <w:p w14:paraId="4647F7F7" w14:textId="77777777" w:rsidR="00BB1003" w:rsidRPr="005C188E" w:rsidRDefault="00BB1003" w:rsidP="00BB1003">
      <w:pPr>
        <w:spacing w:before="100" w:beforeAutospacing="1" w:after="100" w:afterAutospacing="1" w:line="240" w:lineRule="auto"/>
        <w:rPr>
          <w:ins w:id="572" w:author="Janina Nalagy" w:date="2026-04-16T17:00:00Z" w16du:dateUtc="2026-04-16T15:00:00Z"/>
          <w:rFonts w:ascii="Times New Roman" w:eastAsia="Times New Roman" w:hAnsi="Times New Roman" w:cs="Times New Roman"/>
          <w:sz w:val="24"/>
          <w:szCs w:val="24"/>
          <w:lang w:val="pt-PT"/>
          <w:rPrChange w:id="573" w:author="Janina Nalagy" w:date="2026-04-16T17:18:00Z" w16du:dateUtc="2026-04-16T15:18:00Z">
            <w:rPr>
              <w:ins w:id="574" w:author="Janina Nalagy" w:date="2026-04-16T17:00:00Z" w16du:dateUtc="2026-04-16T15:00:00Z"/>
              <w:lang w:val="pt-PT"/>
            </w:rPr>
          </w:rPrChange>
        </w:rPr>
        <w:pPrChange w:id="575" w:author="Janina Nalagy" w:date="2026-04-16T17:00:00Z" w16du:dateUtc="2026-04-16T15:00:00Z">
          <w:pPr>
            <w:pStyle w:val="PargrafodaLista"/>
            <w:numPr>
              <w:numId w:val="17"/>
            </w:numPr>
            <w:spacing w:before="100" w:beforeAutospacing="1" w:after="100" w:afterAutospacing="1" w:line="240" w:lineRule="auto"/>
            <w:ind w:hanging="360"/>
          </w:pPr>
        </w:pPrChange>
      </w:pPr>
      <w:ins w:id="576" w:author="Janina Nalagy" w:date="2026-04-16T17:00:00Z" w16du:dateUtc="2026-04-16T15:00:00Z">
        <w:r w:rsidRPr="005C188E">
          <w:rPr>
            <w:rFonts w:ascii="Times New Roman" w:eastAsia="Times New Roman" w:hAnsi="Times New Roman" w:cs="Times New Roman"/>
            <w:sz w:val="24"/>
            <w:szCs w:val="24"/>
            <w:lang w:val="pt-PT"/>
            <w:rPrChange w:id="577" w:author="Janina Nalagy" w:date="2026-04-16T17:18:00Z" w16du:dateUtc="2026-04-16T15:18:00Z">
              <w:rPr>
                <w:lang w:val="pt-PT"/>
              </w:rPr>
            </w:rPrChange>
          </w:rPr>
          <w:t xml:space="preserve">Com uma actuação assente no </w:t>
        </w:r>
        <w:r w:rsidRPr="005C188E">
          <w:rPr>
            <w:rFonts w:ascii="Times New Roman" w:eastAsia="Times New Roman" w:hAnsi="Times New Roman" w:cs="Times New Roman"/>
            <w:b/>
            <w:bCs/>
            <w:sz w:val="24"/>
            <w:szCs w:val="24"/>
            <w:lang w:val="pt-PT"/>
            <w:rPrChange w:id="578" w:author="Janina Nalagy" w:date="2026-04-16T17:18:00Z" w16du:dateUtc="2026-04-16T15:18:00Z">
              <w:rPr>
                <w:b/>
                <w:bCs/>
                <w:lang w:val="pt-PT"/>
              </w:rPr>
            </w:rPrChange>
          </w:rPr>
          <w:t>compromisso, transparência e competência</w:t>
        </w:r>
        <w:r w:rsidRPr="005C188E">
          <w:rPr>
            <w:rFonts w:ascii="Times New Roman" w:eastAsia="Times New Roman" w:hAnsi="Times New Roman" w:cs="Times New Roman"/>
            <w:sz w:val="24"/>
            <w:szCs w:val="24"/>
            <w:lang w:val="pt-PT"/>
            <w:rPrChange w:id="579" w:author="Janina Nalagy" w:date="2026-04-16T17:18:00Z" w16du:dateUtc="2026-04-16T15:18:00Z">
              <w:rPr>
                <w:lang w:val="pt-PT"/>
              </w:rPr>
            </w:rPrChange>
          </w:rPr>
          <w:t>, a REC procura assegurar aos seus clientes um serviço fiável, tecnicamente fundamentado e ajustado às exigências de um mercado em constante evolução.</w:t>
        </w:r>
      </w:ins>
    </w:p>
    <w:p w14:paraId="000000A6" w14:textId="008E8AF7" w:rsidR="00341B58" w:rsidRPr="005C188E" w:rsidDel="00BB1003" w:rsidRDefault="00000000">
      <w:pPr>
        <w:numPr>
          <w:ilvl w:val="0"/>
          <w:numId w:val="17"/>
        </w:numPr>
        <w:rPr>
          <w:del w:id="580" w:author="Janina Nalagy" w:date="2026-04-16T17:00:00Z" w16du:dateUtc="2026-04-16T15:00:00Z"/>
          <w:lang w:val="pt-PT"/>
          <w:rPrChange w:id="581" w:author="Janina Nalagy" w:date="2026-04-16T17:18:00Z" w16du:dateUtc="2026-04-16T15:18:00Z">
            <w:rPr>
              <w:del w:id="582" w:author="Janina Nalagy" w:date="2026-04-16T17:00:00Z" w16du:dateUtc="2026-04-16T15:00:00Z"/>
            </w:rPr>
          </w:rPrChange>
        </w:rPr>
      </w:pPr>
      <w:del w:id="583" w:author="Janina Nalagy" w:date="2026-04-16T17:00:00Z" w16du:dateUtc="2026-04-16T15:00:00Z">
        <w:r w:rsidRPr="005C188E" w:rsidDel="00BB1003">
          <w:rPr>
            <w:lang w:val="pt-PT"/>
            <w:rPrChange w:id="584" w:author="Janina Nalagy" w:date="2026-04-16T17:18:00Z" w16du:dateUtc="2026-04-16T15:18:00Z">
              <w:rPr/>
            </w:rPrChange>
          </w:rPr>
          <w:delText>A REC | Real Estate Consulting, Lda é uma empresa de consultoria, serviços e gestão imobiliária, presente desde 2000 no mercado moçambicano, dispondo de uma larga experiência de intervenção em diferentes áreas de actividade imobiliária. Esta experiência, aliada à preparação dos consultores que integram o seu quadro de colaboradores, tornam possível a constituição de uma equipa multidisciplinar e profissionalizada de especialistas, que com os conhecimentos do mercado nacional prestam um serviço completo aos nossos clientes.</w:delText>
        </w:r>
      </w:del>
    </w:p>
    <w:p w14:paraId="000000A7" w14:textId="7CF8707F" w:rsidR="00341B58" w:rsidRPr="005C188E" w:rsidDel="00BB1003" w:rsidRDefault="00000000">
      <w:pPr>
        <w:numPr>
          <w:ilvl w:val="0"/>
          <w:numId w:val="17"/>
        </w:numPr>
        <w:rPr>
          <w:del w:id="585" w:author="Janina Nalagy" w:date="2026-04-16T17:00:00Z" w16du:dateUtc="2026-04-16T15:00:00Z"/>
          <w:lang w:val="pt-PT"/>
          <w:rPrChange w:id="586" w:author="Janina Nalagy" w:date="2026-04-16T17:18:00Z" w16du:dateUtc="2026-04-16T15:18:00Z">
            <w:rPr>
              <w:del w:id="587" w:author="Janina Nalagy" w:date="2026-04-16T17:00:00Z" w16du:dateUtc="2026-04-16T15:00:00Z"/>
            </w:rPr>
          </w:rPrChange>
        </w:rPr>
      </w:pPr>
      <w:del w:id="588" w:author="Janina Nalagy" w:date="2026-04-16T17:00:00Z" w16du:dateUtc="2026-04-16T15:00:00Z">
        <w:r w:rsidRPr="005C188E" w:rsidDel="00BB1003">
          <w:rPr>
            <w:lang w:val="pt-PT"/>
            <w:rPrChange w:id="589" w:author="Janina Nalagy" w:date="2026-04-16T17:18:00Z" w16du:dateUtc="2026-04-16T15:18:00Z">
              <w:rPr/>
            </w:rPrChange>
          </w:rPr>
          <w:delText xml:space="preserve">A REC desenvolve o seu trabalho com base em standards de Qualidade e Ética assentes em normas e orientações internacionais, designadamente, a normativa expressa pelo Internacional Valuation Standards Council (IVSC), The Royal Institution of </w:delText>
        </w:r>
        <w:r w:rsidRPr="005C188E" w:rsidDel="00BB1003">
          <w:rPr>
            <w:lang w:val="pt-PT"/>
            <w:rPrChange w:id="590" w:author="Janina Nalagy" w:date="2026-04-16T17:18:00Z" w16du:dateUtc="2026-04-16T15:18:00Z">
              <w:rPr/>
            </w:rPrChange>
          </w:rPr>
          <w:lastRenderedPageBreak/>
          <w:delText>Chartered Surveyors (RICS) e The European Group of Valuers Associations (TEGoVA), assumindo uma postura de Compromisso, Transparência e Competência em todo o trabalho realizado.</w:delText>
        </w:r>
      </w:del>
    </w:p>
    <w:p w14:paraId="000000A8" w14:textId="77777777" w:rsidR="00341B58" w:rsidRPr="005C188E" w:rsidRDefault="00000000">
      <w:pPr>
        <w:pStyle w:val="Ttulo3"/>
        <w:rPr>
          <w:lang w:val="pt-PT"/>
          <w:rPrChange w:id="591" w:author="Janina Nalagy" w:date="2026-04-16T17:18:00Z" w16du:dateUtc="2026-04-16T15:18:00Z">
            <w:rPr/>
          </w:rPrChange>
        </w:rPr>
      </w:pPr>
      <w:bookmarkStart w:id="592" w:name="_8kk90oflyc7c" w:colFirst="0" w:colLast="0"/>
      <w:bookmarkEnd w:id="592"/>
      <w:r w:rsidRPr="005C188E">
        <w:rPr>
          <w:lang w:val="pt-PT"/>
          <w:rPrChange w:id="593" w:author="Janina Nalagy" w:date="2026-04-16T17:18:00Z" w16du:dateUtc="2026-04-16T15:18:00Z">
            <w:rPr/>
          </w:rPrChange>
        </w:rPr>
        <w:t>O Nosso Compromisso</w:t>
      </w:r>
    </w:p>
    <w:p w14:paraId="000000A9" w14:textId="77777777" w:rsidR="00341B58" w:rsidRPr="005C188E" w:rsidRDefault="00000000">
      <w:pPr>
        <w:numPr>
          <w:ilvl w:val="0"/>
          <w:numId w:val="36"/>
        </w:numPr>
        <w:rPr>
          <w:lang w:val="pt-PT"/>
          <w:rPrChange w:id="594" w:author="Janina Nalagy" w:date="2026-04-16T17:18:00Z" w16du:dateUtc="2026-04-16T15:18:00Z">
            <w:rPr/>
          </w:rPrChange>
        </w:rPr>
      </w:pPr>
      <w:r w:rsidRPr="005C188E">
        <w:rPr>
          <w:lang w:val="pt-PT"/>
          <w:rPrChange w:id="595" w:author="Janina Nalagy" w:date="2026-04-16T17:18:00Z" w16du:dateUtc="2026-04-16T15:18:00Z">
            <w:rPr/>
          </w:rPrChange>
        </w:rPr>
        <w:t>O Nosso Compromisso</w:t>
      </w:r>
    </w:p>
    <w:p w14:paraId="000000AA" w14:textId="77777777" w:rsidR="00341B58" w:rsidRPr="005C188E" w:rsidRDefault="00000000">
      <w:pPr>
        <w:pStyle w:val="Ttulo4"/>
        <w:rPr>
          <w:lang w:val="pt-PT"/>
          <w:rPrChange w:id="596" w:author="Janina Nalagy" w:date="2026-04-16T17:18:00Z" w16du:dateUtc="2026-04-16T15:18:00Z">
            <w:rPr/>
          </w:rPrChange>
        </w:rPr>
      </w:pPr>
      <w:bookmarkStart w:id="597" w:name="_8v3v0cjb4o98" w:colFirst="0" w:colLast="0"/>
      <w:bookmarkEnd w:id="597"/>
      <w:r w:rsidRPr="005C188E">
        <w:rPr>
          <w:lang w:val="pt-PT"/>
          <w:rPrChange w:id="598" w:author="Janina Nalagy" w:date="2026-04-16T17:18:00Z" w16du:dateUtc="2026-04-16T15:18:00Z">
            <w:rPr/>
          </w:rPrChange>
        </w:rPr>
        <w:t>Missão</w:t>
      </w:r>
    </w:p>
    <w:p w14:paraId="000000AB" w14:textId="77777777" w:rsidR="00341B58" w:rsidRPr="005C188E" w:rsidRDefault="00000000">
      <w:pPr>
        <w:numPr>
          <w:ilvl w:val="0"/>
          <w:numId w:val="20"/>
        </w:numPr>
        <w:rPr>
          <w:lang w:val="pt-PT"/>
          <w:rPrChange w:id="599" w:author="Janina Nalagy" w:date="2026-04-16T17:18:00Z" w16du:dateUtc="2026-04-16T15:18:00Z">
            <w:rPr/>
          </w:rPrChange>
        </w:rPr>
      </w:pPr>
      <w:r w:rsidRPr="005C188E">
        <w:rPr>
          <w:lang w:val="pt-PT"/>
          <w:rPrChange w:id="600" w:author="Janina Nalagy" w:date="2026-04-16T17:18:00Z" w16du:dateUtc="2026-04-16T15:18:00Z">
            <w:rPr/>
          </w:rPrChange>
        </w:rPr>
        <w:t>Missão</w:t>
      </w:r>
    </w:p>
    <w:p w14:paraId="000000AC" w14:textId="77777777" w:rsidR="00341B58" w:rsidRPr="005C188E" w:rsidRDefault="00000000">
      <w:pPr>
        <w:numPr>
          <w:ilvl w:val="0"/>
          <w:numId w:val="20"/>
        </w:numPr>
        <w:rPr>
          <w:lang w:val="pt-PT"/>
          <w:rPrChange w:id="601" w:author="Janina Nalagy" w:date="2026-04-16T17:18:00Z" w16du:dateUtc="2026-04-16T15:18:00Z">
            <w:rPr/>
          </w:rPrChange>
        </w:rPr>
      </w:pPr>
      <w:r w:rsidRPr="005C188E">
        <w:rPr>
          <w:lang w:val="pt-PT"/>
          <w:rPrChange w:id="602" w:author="Janina Nalagy" w:date="2026-04-16T17:18:00Z" w16du:dateUtc="2026-04-16T15:18:00Z">
            <w:rPr/>
          </w:rPrChange>
        </w:rPr>
        <w:t>Prestar serviços de excelência nas áreas de avaliação, consultoria e gestão imobiliária, oferecendo soluções adaptadas às necessidades de cada cliente, maximizando o valor dos activos e assegurando qualidade, rigor e transparência.</w:t>
      </w:r>
    </w:p>
    <w:p w14:paraId="000000AD" w14:textId="77777777" w:rsidR="00341B58" w:rsidRPr="005C188E" w:rsidRDefault="00000000">
      <w:pPr>
        <w:pStyle w:val="Ttulo4"/>
        <w:rPr>
          <w:lang w:val="pt-PT"/>
          <w:rPrChange w:id="603" w:author="Janina Nalagy" w:date="2026-04-16T17:18:00Z" w16du:dateUtc="2026-04-16T15:18:00Z">
            <w:rPr/>
          </w:rPrChange>
        </w:rPr>
      </w:pPr>
      <w:bookmarkStart w:id="604" w:name="_413ikrgsirdb" w:colFirst="0" w:colLast="0"/>
      <w:bookmarkEnd w:id="604"/>
      <w:r w:rsidRPr="005C188E">
        <w:rPr>
          <w:lang w:val="pt-PT"/>
          <w:rPrChange w:id="605" w:author="Janina Nalagy" w:date="2026-04-16T17:18:00Z" w16du:dateUtc="2026-04-16T15:18:00Z">
            <w:rPr/>
          </w:rPrChange>
        </w:rPr>
        <w:t>Visão</w:t>
      </w:r>
    </w:p>
    <w:p w14:paraId="000000AE" w14:textId="77777777" w:rsidR="00341B58" w:rsidRPr="005C188E" w:rsidRDefault="00000000">
      <w:pPr>
        <w:numPr>
          <w:ilvl w:val="0"/>
          <w:numId w:val="87"/>
        </w:numPr>
        <w:rPr>
          <w:lang w:val="pt-PT"/>
          <w:rPrChange w:id="606" w:author="Janina Nalagy" w:date="2026-04-16T17:18:00Z" w16du:dateUtc="2026-04-16T15:18:00Z">
            <w:rPr/>
          </w:rPrChange>
        </w:rPr>
      </w:pPr>
      <w:r w:rsidRPr="005C188E">
        <w:rPr>
          <w:lang w:val="pt-PT"/>
          <w:rPrChange w:id="607" w:author="Janina Nalagy" w:date="2026-04-16T17:18:00Z" w16du:dateUtc="2026-04-16T15:18:00Z">
            <w:rPr/>
          </w:rPrChange>
        </w:rPr>
        <w:t>Visão</w:t>
      </w:r>
    </w:p>
    <w:p w14:paraId="000000AF" w14:textId="66419F8D" w:rsidR="00341B58" w:rsidRPr="005C188E" w:rsidRDefault="00000000">
      <w:pPr>
        <w:numPr>
          <w:ilvl w:val="0"/>
          <w:numId w:val="87"/>
        </w:numPr>
        <w:rPr>
          <w:lang w:val="pt-PT"/>
          <w:rPrChange w:id="608" w:author="Janina Nalagy" w:date="2026-04-16T17:18:00Z" w16du:dateUtc="2026-04-16T15:18:00Z">
            <w:rPr/>
          </w:rPrChange>
        </w:rPr>
      </w:pPr>
      <w:r w:rsidRPr="005C188E">
        <w:rPr>
          <w:lang w:val="pt-PT"/>
          <w:rPrChange w:id="609" w:author="Janina Nalagy" w:date="2026-04-16T17:18:00Z" w16du:dateUtc="2026-04-16T15:18:00Z">
            <w:rPr/>
          </w:rPrChange>
        </w:rPr>
        <w:t xml:space="preserve">Ser reconhecida como uma referência no mercado nacional e internacional, </w:t>
      </w:r>
      <w:proofErr w:type="spellStart"/>
      <w:r w:rsidRPr="005C188E">
        <w:rPr>
          <w:lang w:val="pt-PT"/>
          <w:rPrChange w:id="610" w:author="Janina Nalagy" w:date="2026-04-16T17:18:00Z" w16du:dateUtc="2026-04-16T15:18:00Z">
            <w:rPr/>
          </w:rPrChange>
        </w:rPr>
        <w:t>pela</w:t>
      </w:r>
      <w:proofErr w:type="spellEnd"/>
      <w:r w:rsidRPr="005C188E">
        <w:rPr>
          <w:lang w:val="pt-PT"/>
          <w:rPrChange w:id="611" w:author="Janina Nalagy" w:date="2026-04-16T17:18:00Z" w16du:dateUtc="2026-04-16T15:18:00Z">
            <w:rPr/>
          </w:rPrChange>
        </w:rPr>
        <w:t xml:space="preserve"> competência técnica,</w:t>
      </w:r>
      <w:ins w:id="612" w:author="Janina Nalagy" w:date="2026-04-16T17:01:00Z" w16du:dateUtc="2026-04-16T15:01:00Z">
        <w:r w:rsidR="00BB1003" w:rsidRPr="005C188E">
          <w:rPr>
            <w:lang w:val="pt-PT"/>
          </w:rPr>
          <w:t xml:space="preserve"> </w:t>
        </w:r>
        <w:proofErr w:type="spellStart"/>
        <w:r w:rsidR="00BB1003" w:rsidRPr="005C188E">
          <w:rPr>
            <w:lang w:val="pt-PT"/>
          </w:rPr>
          <w:t>pela</w:t>
        </w:r>
      </w:ins>
      <w:proofErr w:type="spellEnd"/>
      <w:r w:rsidRPr="005C188E">
        <w:rPr>
          <w:lang w:val="pt-PT"/>
          <w:rPrChange w:id="613" w:author="Janina Nalagy" w:date="2026-04-16T17:18:00Z" w16du:dateUtc="2026-04-16T15:18:00Z">
            <w:rPr/>
          </w:rPrChange>
        </w:rPr>
        <w:t xml:space="preserve"> ética profissional e </w:t>
      </w:r>
      <w:proofErr w:type="spellStart"/>
      <w:ins w:id="614" w:author="Janina Nalagy" w:date="2026-04-16T17:01:00Z" w16du:dateUtc="2026-04-16T15:01:00Z">
        <w:r w:rsidR="00BB1003" w:rsidRPr="005C188E">
          <w:rPr>
            <w:lang w:val="pt-PT"/>
          </w:rPr>
          <w:t>pela</w:t>
        </w:r>
        <w:proofErr w:type="spellEnd"/>
        <w:r w:rsidR="00BB1003" w:rsidRPr="005C188E">
          <w:rPr>
            <w:lang w:val="pt-PT"/>
          </w:rPr>
          <w:t xml:space="preserve"> </w:t>
        </w:r>
      </w:ins>
      <w:r w:rsidRPr="005C188E">
        <w:rPr>
          <w:lang w:val="pt-PT"/>
          <w:rPrChange w:id="615" w:author="Janina Nalagy" w:date="2026-04-16T17:18:00Z" w16du:dateUtc="2026-04-16T15:18:00Z">
            <w:rPr/>
          </w:rPrChange>
        </w:rPr>
        <w:t>capacidade de gerar valor acrescentado aos nossos clientes.</w:t>
      </w:r>
    </w:p>
    <w:p w14:paraId="000000B0" w14:textId="77777777" w:rsidR="00341B58" w:rsidRPr="005C188E" w:rsidRDefault="00000000">
      <w:pPr>
        <w:pStyle w:val="Ttulo4"/>
        <w:rPr>
          <w:lang w:val="pt-PT"/>
          <w:rPrChange w:id="616" w:author="Janina Nalagy" w:date="2026-04-16T17:18:00Z" w16du:dateUtc="2026-04-16T15:18:00Z">
            <w:rPr/>
          </w:rPrChange>
        </w:rPr>
      </w:pPr>
      <w:bookmarkStart w:id="617" w:name="_nc1xzpwi6vkw" w:colFirst="0" w:colLast="0"/>
      <w:bookmarkEnd w:id="617"/>
      <w:r w:rsidRPr="005C188E">
        <w:rPr>
          <w:lang w:val="pt-PT"/>
          <w:rPrChange w:id="618" w:author="Janina Nalagy" w:date="2026-04-16T17:18:00Z" w16du:dateUtc="2026-04-16T15:18:00Z">
            <w:rPr/>
          </w:rPrChange>
        </w:rPr>
        <w:t>Valores</w:t>
      </w:r>
    </w:p>
    <w:p w14:paraId="000000B1" w14:textId="77777777" w:rsidR="00341B58" w:rsidRPr="005C188E" w:rsidRDefault="00000000">
      <w:pPr>
        <w:numPr>
          <w:ilvl w:val="0"/>
          <w:numId w:val="32"/>
        </w:numPr>
        <w:rPr>
          <w:lang w:val="pt-PT"/>
          <w:rPrChange w:id="619" w:author="Janina Nalagy" w:date="2026-04-16T17:18:00Z" w16du:dateUtc="2026-04-16T15:18:00Z">
            <w:rPr/>
          </w:rPrChange>
        </w:rPr>
      </w:pPr>
      <w:r w:rsidRPr="005C188E">
        <w:rPr>
          <w:lang w:val="pt-PT"/>
          <w:rPrChange w:id="620" w:author="Janina Nalagy" w:date="2026-04-16T17:18:00Z" w16du:dateUtc="2026-04-16T15:18:00Z">
            <w:rPr/>
          </w:rPrChange>
        </w:rPr>
        <w:t>Valores</w:t>
      </w:r>
    </w:p>
    <w:p w14:paraId="696A40FB" w14:textId="77777777" w:rsidR="00BB1003" w:rsidRPr="005C188E" w:rsidRDefault="00BB1003" w:rsidP="00BB1003">
      <w:pPr>
        <w:numPr>
          <w:ilvl w:val="0"/>
          <w:numId w:val="32"/>
        </w:numPr>
        <w:rPr>
          <w:ins w:id="621" w:author="Janina Nalagy" w:date="2026-04-16T17:02:00Z"/>
          <w:lang w:val="pt-PT"/>
        </w:rPr>
      </w:pPr>
      <w:ins w:id="622" w:author="Janina Nalagy" w:date="2026-04-16T17:02:00Z">
        <w:r w:rsidRPr="005C188E">
          <w:rPr>
            <w:lang w:val="pt-PT"/>
          </w:rPr>
          <w:t xml:space="preserve">  </w:t>
        </w:r>
        <w:r w:rsidRPr="005C188E">
          <w:rPr>
            <w:b/>
            <w:bCs/>
            <w:lang w:val="pt-PT"/>
          </w:rPr>
          <w:t>Rigor e transparência</w:t>
        </w:r>
        <w:r w:rsidRPr="005C188E">
          <w:rPr>
            <w:lang w:val="pt-PT"/>
          </w:rPr>
          <w:t xml:space="preserve"> em todos os serviços prestados </w:t>
        </w:r>
      </w:ins>
    </w:p>
    <w:p w14:paraId="2C4BDA51" w14:textId="77777777" w:rsidR="00BB1003" w:rsidRPr="005C188E" w:rsidRDefault="00BB1003" w:rsidP="00BB1003">
      <w:pPr>
        <w:numPr>
          <w:ilvl w:val="0"/>
          <w:numId w:val="32"/>
        </w:numPr>
        <w:rPr>
          <w:ins w:id="623" w:author="Janina Nalagy" w:date="2026-04-16T17:02:00Z"/>
          <w:lang w:val="pt-PT"/>
        </w:rPr>
      </w:pPr>
      <w:ins w:id="624" w:author="Janina Nalagy" w:date="2026-04-16T17:02:00Z">
        <w:r w:rsidRPr="005C188E">
          <w:rPr>
            <w:lang w:val="pt-PT"/>
          </w:rPr>
          <w:t xml:space="preserve">  </w:t>
        </w:r>
        <w:r w:rsidRPr="005C188E">
          <w:rPr>
            <w:b/>
            <w:bCs/>
            <w:lang w:val="pt-PT"/>
          </w:rPr>
          <w:t>Compromisso com a qualidade</w:t>
        </w:r>
        <w:r w:rsidRPr="005C188E">
          <w:rPr>
            <w:lang w:val="pt-PT"/>
          </w:rPr>
          <w:t xml:space="preserve"> e com a excelência técnica </w:t>
        </w:r>
      </w:ins>
    </w:p>
    <w:p w14:paraId="750315F0" w14:textId="77777777" w:rsidR="00BB1003" w:rsidRPr="005C188E" w:rsidRDefault="00BB1003" w:rsidP="00BB1003">
      <w:pPr>
        <w:numPr>
          <w:ilvl w:val="0"/>
          <w:numId w:val="32"/>
        </w:numPr>
        <w:rPr>
          <w:ins w:id="625" w:author="Janina Nalagy" w:date="2026-04-16T17:02:00Z"/>
          <w:lang w:val="pt-PT"/>
        </w:rPr>
      </w:pPr>
      <w:ins w:id="626" w:author="Janina Nalagy" w:date="2026-04-16T17:02:00Z">
        <w:r w:rsidRPr="005C188E">
          <w:rPr>
            <w:lang w:val="pt-PT"/>
          </w:rPr>
          <w:t xml:space="preserve">  </w:t>
        </w:r>
        <w:r w:rsidRPr="005C188E">
          <w:rPr>
            <w:b/>
            <w:bCs/>
            <w:lang w:val="pt-PT"/>
          </w:rPr>
          <w:t>Ética e profissionalismo</w:t>
        </w:r>
        <w:r w:rsidRPr="005C188E">
          <w:rPr>
            <w:lang w:val="pt-PT"/>
          </w:rPr>
          <w:t xml:space="preserve"> como base de todas as relações </w:t>
        </w:r>
      </w:ins>
    </w:p>
    <w:p w14:paraId="126D8117" w14:textId="77777777" w:rsidR="00BB1003" w:rsidRPr="005C188E" w:rsidRDefault="00BB1003" w:rsidP="00BB1003">
      <w:pPr>
        <w:numPr>
          <w:ilvl w:val="0"/>
          <w:numId w:val="32"/>
        </w:numPr>
        <w:rPr>
          <w:ins w:id="627" w:author="Janina Nalagy" w:date="2026-04-16T17:02:00Z"/>
          <w:lang w:val="pt-PT"/>
        </w:rPr>
      </w:pPr>
      <w:ins w:id="628" w:author="Janina Nalagy" w:date="2026-04-16T17:02:00Z">
        <w:r w:rsidRPr="005C188E">
          <w:rPr>
            <w:lang w:val="pt-PT"/>
          </w:rPr>
          <w:t xml:space="preserve">  </w:t>
        </w:r>
        <w:r w:rsidRPr="005C188E">
          <w:rPr>
            <w:b/>
            <w:bCs/>
            <w:lang w:val="pt-PT"/>
          </w:rPr>
          <w:t>Dedicação e responsabilidade</w:t>
        </w:r>
        <w:r w:rsidRPr="005C188E">
          <w:rPr>
            <w:lang w:val="pt-PT"/>
          </w:rPr>
          <w:t xml:space="preserve"> em cada projecto desenvolvido </w:t>
        </w:r>
      </w:ins>
    </w:p>
    <w:p w14:paraId="0DFE0E39" w14:textId="77777777" w:rsidR="00BB1003" w:rsidRPr="005C188E" w:rsidRDefault="00BB1003" w:rsidP="00BB1003">
      <w:pPr>
        <w:numPr>
          <w:ilvl w:val="0"/>
          <w:numId w:val="32"/>
        </w:numPr>
        <w:rPr>
          <w:ins w:id="629" w:author="Janina Nalagy" w:date="2026-04-16T17:02:00Z"/>
          <w:lang w:val="pt-PT"/>
        </w:rPr>
      </w:pPr>
      <w:ins w:id="630" w:author="Janina Nalagy" w:date="2026-04-16T17:02:00Z">
        <w:r w:rsidRPr="005C188E">
          <w:rPr>
            <w:lang w:val="pt-PT"/>
          </w:rPr>
          <w:t xml:space="preserve">  </w:t>
        </w:r>
        <w:r w:rsidRPr="005C188E">
          <w:rPr>
            <w:b/>
            <w:bCs/>
            <w:lang w:val="pt-PT"/>
          </w:rPr>
          <w:t>Inovação e melhoria contínua</w:t>
        </w:r>
        <w:r w:rsidRPr="005C188E">
          <w:rPr>
            <w:lang w:val="pt-PT"/>
          </w:rPr>
          <w:t xml:space="preserve"> nas metodologias e práticas adoptadas </w:t>
        </w:r>
      </w:ins>
    </w:p>
    <w:p w14:paraId="5580ABC5" w14:textId="77777777" w:rsidR="00BB1003" w:rsidRPr="005C188E" w:rsidRDefault="00BB1003" w:rsidP="00BB1003">
      <w:pPr>
        <w:numPr>
          <w:ilvl w:val="0"/>
          <w:numId w:val="32"/>
        </w:numPr>
        <w:rPr>
          <w:ins w:id="631" w:author="Janina Nalagy" w:date="2026-04-16T17:02:00Z" w16du:dateUtc="2026-04-16T15:02:00Z"/>
          <w:lang w:val="pt-PT"/>
        </w:rPr>
      </w:pPr>
      <w:ins w:id="632" w:author="Janina Nalagy" w:date="2026-04-16T17:02:00Z">
        <w:r w:rsidRPr="005C188E">
          <w:rPr>
            <w:lang w:val="pt-PT"/>
          </w:rPr>
          <w:t xml:space="preserve">  </w:t>
        </w:r>
        <w:r w:rsidRPr="005C188E">
          <w:rPr>
            <w:b/>
            <w:bCs/>
            <w:lang w:val="pt-PT"/>
          </w:rPr>
          <w:t>Orientação para o cliente e para resultados</w:t>
        </w:r>
        <w:r w:rsidRPr="005C188E">
          <w:rPr>
            <w:lang w:val="pt-PT"/>
          </w:rPr>
          <w:t xml:space="preserve"> assente em confiança e criação de valor</w:t>
        </w:r>
      </w:ins>
    </w:p>
    <w:p w14:paraId="000000B2" w14:textId="62619AE8" w:rsidR="00341B58" w:rsidRPr="005C188E" w:rsidDel="00BB1003" w:rsidRDefault="00000000" w:rsidP="00BB1003">
      <w:pPr>
        <w:numPr>
          <w:ilvl w:val="0"/>
          <w:numId w:val="32"/>
        </w:numPr>
        <w:rPr>
          <w:del w:id="633" w:author="Janina Nalagy" w:date="2026-04-16T17:02:00Z" w16du:dateUtc="2026-04-16T15:02:00Z"/>
          <w:lang w:val="pt-PT"/>
          <w:rPrChange w:id="634" w:author="Janina Nalagy" w:date="2026-04-16T17:18:00Z" w16du:dateUtc="2026-04-16T15:18:00Z">
            <w:rPr>
              <w:del w:id="635" w:author="Janina Nalagy" w:date="2026-04-16T17:02:00Z" w16du:dateUtc="2026-04-16T15:02:00Z"/>
            </w:rPr>
          </w:rPrChange>
        </w:rPr>
      </w:pPr>
      <w:del w:id="636" w:author="Janina Nalagy" w:date="2026-04-16T17:02:00Z" w16du:dateUtc="2026-04-16T15:02:00Z">
        <w:r w:rsidRPr="005C188E" w:rsidDel="00BB1003">
          <w:rPr>
            <w:lang w:val="pt-PT"/>
            <w:rPrChange w:id="637" w:author="Janina Nalagy" w:date="2026-04-16T17:18:00Z" w16du:dateUtc="2026-04-16T15:18:00Z">
              <w:rPr/>
            </w:rPrChange>
          </w:rPr>
          <w:delText>Rigor e transparência em todos os serviços prestados</w:delText>
        </w:r>
      </w:del>
    </w:p>
    <w:p w14:paraId="000000B3" w14:textId="20B5BD42" w:rsidR="00341B58" w:rsidRPr="005C188E" w:rsidDel="00BB1003" w:rsidRDefault="00000000">
      <w:pPr>
        <w:numPr>
          <w:ilvl w:val="0"/>
          <w:numId w:val="32"/>
        </w:numPr>
        <w:rPr>
          <w:del w:id="638" w:author="Janina Nalagy" w:date="2026-04-16T17:02:00Z" w16du:dateUtc="2026-04-16T15:02:00Z"/>
          <w:lang w:val="pt-PT"/>
          <w:rPrChange w:id="639" w:author="Janina Nalagy" w:date="2026-04-16T17:18:00Z" w16du:dateUtc="2026-04-16T15:18:00Z">
            <w:rPr>
              <w:del w:id="640" w:author="Janina Nalagy" w:date="2026-04-16T17:02:00Z" w16du:dateUtc="2026-04-16T15:02:00Z"/>
            </w:rPr>
          </w:rPrChange>
        </w:rPr>
      </w:pPr>
      <w:del w:id="641" w:author="Janina Nalagy" w:date="2026-04-16T17:02:00Z" w16du:dateUtc="2026-04-16T15:02:00Z">
        <w:r w:rsidRPr="005C188E" w:rsidDel="00BB1003">
          <w:rPr>
            <w:lang w:val="pt-PT"/>
            <w:rPrChange w:id="642" w:author="Janina Nalagy" w:date="2026-04-16T17:18:00Z" w16du:dateUtc="2026-04-16T15:18:00Z">
              <w:rPr/>
            </w:rPrChange>
          </w:rPr>
          <w:delText>Paixão e dedicação em cada projecto</w:delText>
        </w:r>
      </w:del>
    </w:p>
    <w:p w14:paraId="000000B4" w14:textId="2E448DCB" w:rsidR="00341B58" w:rsidRPr="005C188E" w:rsidDel="00BB1003" w:rsidRDefault="00000000">
      <w:pPr>
        <w:numPr>
          <w:ilvl w:val="0"/>
          <w:numId w:val="32"/>
        </w:numPr>
        <w:rPr>
          <w:del w:id="643" w:author="Janina Nalagy" w:date="2026-04-16T17:02:00Z" w16du:dateUtc="2026-04-16T15:02:00Z"/>
          <w:lang w:val="pt-PT"/>
          <w:rPrChange w:id="644" w:author="Janina Nalagy" w:date="2026-04-16T17:18:00Z" w16du:dateUtc="2026-04-16T15:18:00Z">
            <w:rPr>
              <w:del w:id="645" w:author="Janina Nalagy" w:date="2026-04-16T17:02:00Z" w16du:dateUtc="2026-04-16T15:02:00Z"/>
            </w:rPr>
          </w:rPrChange>
        </w:rPr>
      </w:pPr>
      <w:del w:id="646" w:author="Janina Nalagy" w:date="2026-04-16T17:02:00Z" w16du:dateUtc="2026-04-16T15:02:00Z">
        <w:r w:rsidRPr="005C188E" w:rsidDel="00BB1003">
          <w:rPr>
            <w:lang w:val="pt-PT"/>
            <w:rPrChange w:id="647" w:author="Janina Nalagy" w:date="2026-04-16T17:18:00Z" w16du:dateUtc="2026-04-16T15:18:00Z">
              <w:rPr/>
            </w:rPrChange>
          </w:rPr>
          <w:delText>Inovação e melhoria contínua nas metodologias utilizadas</w:delText>
        </w:r>
      </w:del>
    </w:p>
    <w:p w14:paraId="000000B5" w14:textId="059B397C" w:rsidR="00341B58" w:rsidRPr="005C188E" w:rsidDel="00BB1003" w:rsidRDefault="00000000">
      <w:pPr>
        <w:numPr>
          <w:ilvl w:val="0"/>
          <w:numId w:val="32"/>
        </w:numPr>
        <w:rPr>
          <w:del w:id="648" w:author="Janina Nalagy" w:date="2026-04-16T17:02:00Z" w16du:dateUtc="2026-04-16T15:02:00Z"/>
          <w:lang w:val="pt-PT"/>
          <w:rPrChange w:id="649" w:author="Janina Nalagy" w:date="2026-04-16T17:18:00Z" w16du:dateUtc="2026-04-16T15:18:00Z">
            <w:rPr>
              <w:del w:id="650" w:author="Janina Nalagy" w:date="2026-04-16T17:02:00Z" w16du:dateUtc="2026-04-16T15:02:00Z"/>
            </w:rPr>
          </w:rPrChange>
        </w:rPr>
      </w:pPr>
      <w:del w:id="651" w:author="Janina Nalagy" w:date="2026-04-16T17:02:00Z" w16du:dateUtc="2026-04-16T15:02:00Z">
        <w:r w:rsidRPr="005C188E" w:rsidDel="00BB1003">
          <w:rPr>
            <w:lang w:val="pt-PT"/>
            <w:rPrChange w:id="652" w:author="Janina Nalagy" w:date="2026-04-16T17:18:00Z" w16du:dateUtc="2026-04-16T15:18:00Z">
              <w:rPr/>
            </w:rPrChange>
          </w:rPr>
          <w:delText>Compromisso com resultados e satisfação do cliente</w:delText>
        </w:r>
      </w:del>
    </w:p>
    <w:p w14:paraId="000000B6" w14:textId="1F17A6E4" w:rsidR="00341B58" w:rsidRPr="005C188E" w:rsidDel="00BB1003" w:rsidRDefault="00000000">
      <w:pPr>
        <w:numPr>
          <w:ilvl w:val="0"/>
          <w:numId w:val="32"/>
        </w:numPr>
        <w:rPr>
          <w:del w:id="653" w:author="Janina Nalagy" w:date="2026-04-16T17:02:00Z" w16du:dateUtc="2026-04-16T15:02:00Z"/>
          <w:lang w:val="pt-PT"/>
          <w:rPrChange w:id="654" w:author="Janina Nalagy" w:date="2026-04-16T17:18:00Z" w16du:dateUtc="2026-04-16T15:18:00Z">
            <w:rPr>
              <w:del w:id="655" w:author="Janina Nalagy" w:date="2026-04-16T17:02:00Z" w16du:dateUtc="2026-04-16T15:02:00Z"/>
            </w:rPr>
          </w:rPrChange>
        </w:rPr>
      </w:pPr>
      <w:del w:id="656" w:author="Janina Nalagy" w:date="2026-04-16T17:02:00Z" w16du:dateUtc="2026-04-16T15:02:00Z">
        <w:r w:rsidRPr="005C188E" w:rsidDel="00BB1003">
          <w:rPr>
            <w:lang w:val="pt-PT"/>
            <w:rPrChange w:id="657" w:author="Janina Nalagy" w:date="2026-04-16T17:18:00Z" w16du:dateUtc="2026-04-16T15:18:00Z">
              <w:rPr/>
            </w:rPrChange>
          </w:rPr>
          <w:delText>Ética e profissionalismo como base das nossas relações comerciais</w:delText>
        </w:r>
      </w:del>
    </w:p>
    <w:p w14:paraId="000000B7" w14:textId="77777777" w:rsidR="00341B58" w:rsidRPr="005C188E" w:rsidRDefault="00000000">
      <w:pPr>
        <w:pStyle w:val="Ttulo2"/>
        <w:rPr>
          <w:lang w:val="pt-PT"/>
          <w:rPrChange w:id="658" w:author="Janina Nalagy" w:date="2026-04-16T17:18:00Z" w16du:dateUtc="2026-04-16T15:18:00Z">
            <w:rPr/>
          </w:rPrChange>
        </w:rPr>
      </w:pPr>
      <w:bookmarkStart w:id="659" w:name="_yvx89yw55z4t" w:colFirst="0" w:colLast="0"/>
      <w:bookmarkEnd w:id="659"/>
      <w:r w:rsidRPr="005C188E">
        <w:rPr>
          <w:lang w:val="pt-PT"/>
          <w:rPrChange w:id="660" w:author="Janina Nalagy" w:date="2026-04-16T17:18:00Z" w16du:dateUtc="2026-04-16T15:18:00Z">
            <w:rPr/>
          </w:rPrChange>
        </w:rPr>
        <w:t>Contactos</w:t>
      </w:r>
    </w:p>
    <w:p w14:paraId="000000B8" w14:textId="77777777" w:rsidR="00341B58" w:rsidRPr="005C188E" w:rsidRDefault="00000000">
      <w:pPr>
        <w:pStyle w:val="Ttulo3"/>
        <w:rPr>
          <w:lang w:val="pt-PT"/>
          <w:rPrChange w:id="661" w:author="Janina Nalagy" w:date="2026-04-16T17:18:00Z" w16du:dateUtc="2026-04-16T15:18:00Z">
            <w:rPr/>
          </w:rPrChange>
        </w:rPr>
      </w:pPr>
      <w:bookmarkStart w:id="662" w:name="_1cbqyz85l1hu" w:colFirst="0" w:colLast="0"/>
      <w:bookmarkEnd w:id="662"/>
      <w:r w:rsidRPr="005C188E">
        <w:rPr>
          <w:lang w:val="pt-PT"/>
          <w:rPrChange w:id="663" w:author="Janina Nalagy" w:date="2026-04-16T17:18:00Z" w16du:dateUtc="2026-04-16T15:18:00Z">
            <w:rPr/>
          </w:rPrChange>
        </w:rPr>
        <w:t>Hero interno</w:t>
      </w:r>
    </w:p>
    <w:p w14:paraId="000000B9" w14:textId="77777777" w:rsidR="00341B58" w:rsidRPr="005C188E" w:rsidRDefault="00000000">
      <w:pPr>
        <w:numPr>
          <w:ilvl w:val="0"/>
          <w:numId w:val="83"/>
        </w:numPr>
        <w:rPr>
          <w:lang w:val="pt-PT"/>
          <w:rPrChange w:id="664" w:author="Janina Nalagy" w:date="2026-04-16T17:18:00Z" w16du:dateUtc="2026-04-16T15:18:00Z">
            <w:rPr/>
          </w:rPrChange>
        </w:rPr>
      </w:pPr>
      <w:r w:rsidRPr="005C188E">
        <w:rPr>
          <w:lang w:val="pt-PT"/>
          <w:rPrChange w:id="665" w:author="Janina Nalagy" w:date="2026-04-16T17:18:00Z" w16du:dateUtc="2026-04-16T15:18:00Z">
            <w:rPr/>
          </w:rPrChange>
        </w:rPr>
        <w:t>Contacte-nos</w:t>
      </w:r>
    </w:p>
    <w:p w14:paraId="000000BA" w14:textId="77777777" w:rsidR="00341B58" w:rsidRPr="005C188E" w:rsidRDefault="00000000">
      <w:pPr>
        <w:numPr>
          <w:ilvl w:val="0"/>
          <w:numId w:val="83"/>
        </w:numPr>
        <w:rPr>
          <w:lang w:val="pt-PT"/>
          <w:rPrChange w:id="666" w:author="Janina Nalagy" w:date="2026-04-16T17:18:00Z" w16du:dateUtc="2026-04-16T15:18:00Z">
            <w:rPr/>
          </w:rPrChange>
        </w:rPr>
      </w:pPr>
      <w:r w:rsidRPr="005C188E">
        <w:rPr>
          <w:lang w:val="pt-PT"/>
          <w:rPrChange w:id="667" w:author="Janina Nalagy" w:date="2026-04-16T17:18:00Z" w16du:dateUtc="2026-04-16T15:18:00Z">
            <w:rPr/>
          </w:rPrChange>
        </w:rPr>
        <w:t>Contactos</w:t>
      </w:r>
    </w:p>
    <w:p w14:paraId="000000BB" w14:textId="77777777" w:rsidR="00341B58" w:rsidRPr="005C188E" w:rsidRDefault="00000000">
      <w:pPr>
        <w:pStyle w:val="Ttulo3"/>
        <w:rPr>
          <w:lang w:val="pt-PT"/>
          <w:rPrChange w:id="668" w:author="Janina Nalagy" w:date="2026-04-16T17:18:00Z" w16du:dateUtc="2026-04-16T15:18:00Z">
            <w:rPr/>
          </w:rPrChange>
        </w:rPr>
      </w:pPr>
      <w:bookmarkStart w:id="669" w:name="_fexy9j54mugl" w:colFirst="0" w:colLast="0"/>
      <w:bookmarkEnd w:id="669"/>
      <w:proofErr w:type="spellStart"/>
      <w:r w:rsidRPr="005C188E">
        <w:rPr>
          <w:lang w:val="pt-PT"/>
          <w:rPrChange w:id="670" w:author="Janina Nalagy" w:date="2026-04-16T17:18:00Z" w16du:dateUtc="2026-04-16T15:18:00Z">
            <w:rPr/>
          </w:rPrChange>
        </w:rPr>
        <w:lastRenderedPageBreak/>
        <w:t>Intro</w:t>
      </w:r>
      <w:proofErr w:type="spellEnd"/>
      <w:r w:rsidRPr="005C188E">
        <w:rPr>
          <w:lang w:val="pt-PT"/>
          <w:rPrChange w:id="671" w:author="Janina Nalagy" w:date="2026-04-16T17:18:00Z" w16du:dateUtc="2026-04-16T15:18:00Z">
            <w:rPr/>
          </w:rPrChange>
        </w:rPr>
        <w:t xml:space="preserve"> e formulário</w:t>
      </w:r>
    </w:p>
    <w:p w14:paraId="000000BC" w14:textId="77777777" w:rsidR="00341B58" w:rsidRPr="005C188E" w:rsidRDefault="00000000">
      <w:pPr>
        <w:numPr>
          <w:ilvl w:val="0"/>
          <w:numId w:val="10"/>
        </w:numPr>
        <w:rPr>
          <w:lang w:val="pt-PT"/>
          <w:rPrChange w:id="672" w:author="Janina Nalagy" w:date="2026-04-16T17:18:00Z" w16du:dateUtc="2026-04-16T15:18:00Z">
            <w:rPr/>
          </w:rPrChange>
        </w:rPr>
      </w:pPr>
      <w:r w:rsidRPr="005C188E">
        <w:rPr>
          <w:lang w:val="pt-PT"/>
          <w:rPrChange w:id="673" w:author="Janina Nalagy" w:date="2026-04-16T17:18:00Z" w16du:dateUtc="2026-04-16T15:18:00Z">
            <w:rPr/>
          </w:rPrChange>
        </w:rPr>
        <w:t>Entre em Contacto</w:t>
      </w:r>
    </w:p>
    <w:p w14:paraId="000000BD" w14:textId="77777777" w:rsidR="00341B58" w:rsidRPr="005C188E" w:rsidRDefault="00000000">
      <w:pPr>
        <w:numPr>
          <w:ilvl w:val="0"/>
          <w:numId w:val="10"/>
        </w:numPr>
        <w:rPr>
          <w:lang w:val="pt-PT"/>
          <w:rPrChange w:id="674" w:author="Janina Nalagy" w:date="2026-04-16T17:18:00Z" w16du:dateUtc="2026-04-16T15:18:00Z">
            <w:rPr/>
          </w:rPrChange>
        </w:rPr>
      </w:pPr>
      <w:r w:rsidRPr="005C188E">
        <w:rPr>
          <w:lang w:val="pt-PT"/>
          <w:rPrChange w:id="675" w:author="Janina Nalagy" w:date="2026-04-16T17:18:00Z" w16du:dateUtc="2026-04-16T15:18:00Z">
            <w:rPr/>
          </w:rPrChange>
        </w:rPr>
        <w:t>Precisa de ajuda? Fale connosco</w:t>
      </w:r>
    </w:p>
    <w:p w14:paraId="000000BE" w14:textId="77777777" w:rsidR="00341B58" w:rsidRPr="005C188E" w:rsidRDefault="00000000">
      <w:pPr>
        <w:numPr>
          <w:ilvl w:val="0"/>
          <w:numId w:val="10"/>
        </w:numPr>
        <w:rPr>
          <w:lang w:val="pt-PT"/>
          <w:rPrChange w:id="676" w:author="Janina Nalagy" w:date="2026-04-16T17:18:00Z" w16du:dateUtc="2026-04-16T15:18:00Z">
            <w:rPr/>
          </w:rPrChange>
        </w:rPr>
      </w:pPr>
      <w:r w:rsidRPr="005C188E">
        <w:rPr>
          <w:lang w:val="pt-PT"/>
          <w:rPrChange w:id="677" w:author="Janina Nalagy" w:date="2026-04-16T17:18:00Z" w16du:dateUtc="2026-04-16T15:18:00Z">
            <w:rPr/>
          </w:rPrChange>
        </w:rPr>
        <w:t>Na REC, acreditamos que cada cliente merece atenção personalizada. Partilhe connosco o seu pedido e responderemos com a máxima rapidez e profissionalismo.</w:t>
      </w:r>
    </w:p>
    <w:p w14:paraId="000000BF" w14:textId="77777777" w:rsidR="00341B58" w:rsidRPr="005C188E" w:rsidRDefault="00000000">
      <w:pPr>
        <w:pStyle w:val="Ttulo4"/>
        <w:rPr>
          <w:lang w:val="pt-PT"/>
          <w:rPrChange w:id="678" w:author="Janina Nalagy" w:date="2026-04-16T17:18:00Z" w16du:dateUtc="2026-04-16T15:18:00Z">
            <w:rPr/>
          </w:rPrChange>
        </w:rPr>
      </w:pPr>
      <w:bookmarkStart w:id="679" w:name="_1k0v1mxqkfg6" w:colFirst="0" w:colLast="0"/>
      <w:bookmarkEnd w:id="679"/>
      <w:r w:rsidRPr="005C188E">
        <w:rPr>
          <w:lang w:val="pt-PT"/>
          <w:rPrChange w:id="680" w:author="Janina Nalagy" w:date="2026-04-16T17:18:00Z" w16du:dateUtc="2026-04-16T15:18:00Z">
            <w:rPr/>
          </w:rPrChange>
        </w:rPr>
        <w:t>Campos e opções visíveis do formulário</w:t>
      </w:r>
    </w:p>
    <w:p w14:paraId="000000C0" w14:textId="77777777" w:rsidR="00341B58" w:rsidRPr="005C188E" w:rsidRDefault="00000000">
      <w:pPr>
        <w:numPr>
          <w:ilvl w:val="0"/>
          <w:numId w:val="1"/>
        </w:numPr>
        <w:rPr>
          <w:lang w:val="pt-PT"/>
          <w:rPrChange w:id="681" w:author="Janina Nalagy" w:date="2026-04-16T17:18:00Z" w16du:dateUtc="2026-04-16T15:18:00Z">
            <w:rPr/>
          </w:rPrChange>
        </w:rPr>
      </w:pPr>
      <w:r w:rsidRPr="005C188E">
        <w:rPr>
          <w:lang w:val="pt-PT"/>
          <w:rPrChange w:id="682" w:author="Janina Nalagy" w:date="2026-04-16T17:18:00Z" w16du:dateUtc="2026-04-16T15:18:00Z">
            <w:rPr/>
          </w:rPrChange>
        </w:rPr>
        <w:t>Nome completo</w:t>
      </w:r>
    </w:p>
    <w:p w14:paraId="000000C1" w14:textId="77777777" w:rsidR="00341B58" w:rsidRPr="005C188E" w:rsidRDefault="00000000">
      <w:pPr>
        <w:numPr>
          <w:ilvl w:val="0"/>
          <w:numId w:val="1"/>
        </w:numPr>
        <w:rPr>
          <w:lang w:val="pt-PT"/>
          <w:rPrChange w:id="683" w:author="Janina Nalagy" w:date="2026-04-16T17:18:00Z" w16du:dateUtc="2026-04-16T15:18:00Z">
            <w:rPr/>
          </w:rPrChange>
        </w:rPr>
      </w:pPr>
      <w:r w:rsidRPr="005C188E">
        <w:rPr>
          <w:lang w:val="pt-PT"/>
          <w:rPrChange w:id="684" w:author="Janina Nalagy" w:date="2026-04-16T17:18:00Z" w16du:dateUtc="2026-04-16T15:18:00Z">
            <w:rPr/>
          </w:rPrChange>
        </w:rPr>
        <w:t>E-mail</w:t>
      </w:r>
    </w:p>
    <w:p w14:paraId="000000C2" w14:textId="77777777" w:rsidR="00341B58" w:rsidRPr="005C188E" w:rsidRDefault="00000000">
      <w:pPr>
        <w:numPr>
          <w:ilvl w:val="0"/>
          <w:numId w:val="1"/>
        </w:numPr>
        <w:rPr>
          <w:lang w:val="pt-PT"/>
          <w:rPrChange w:id="685" w:author="Janina Nalagy" w:date="2026-04-16T17:18:00Z" w16du:dateUtc="2026-04-16T15:18:00Z">
            <w:rPr/>
          </w:rPrChange>
        </w:rPr>
      </w:pPr>
      <w:r w:rsidRPr="005C188E">
        <w:rPr>
          <w:lang w:val="pt-PT"/>
          <w:rPrChange w:id="686" w:author="Janina Nalagy" w:date="2026-04-16T17:18:00Z" w16du:dateUtc="2026-04-16T15:18:00Z">
            <w:rPr/>
          </w:rPrChange>
        </w:rPr>
        <w:t>Empresa (opcional)</w:t>
      </w:r>
    </w:p>
    <w:p w14:paraId="000000C3" w14:textId="77777777" w:rsidR="00341B58" w:rsidRPr="005C188E" w:rsidRDefault="00000000">
      <w:pPr>
        <w:numPr>
          <w:ilvl w:val="0"/>
          <w:numId w:val="1"/>
        </w:numPr>
        <w:rPr>
          <w:lang w:val="pt-PT"/>
          <w:rPrChange w:id="687" w:author="Janina Nalagy" w:date="2026-04-16T17:18:00Z" w16du:dateUtc="2026-04-16T15:18:00Z">
            <w:rPr/>
          </w:rPrChange>
        </w:rPr>
      </w:pPr>
      <w:r w:rsidRPr="005C188E">
        <w:rPr>
          <w:lang w:val="pt-PT"/>
          <w:rPrChange w:id="688" w:author="Janina Nalagy" w:date="2026-04-16T17:18:00Z" w16du:dateUtc="2026-04-16T15:18:00Z">
            <w:rPr/>
          </w:rPrChange>
        </w:rPr>
        <w:t>Seleccione o assunto</w:t>
      </w:r>
    </w:p>
    <w:p w14:paraId="000000C4" w14:textId="77777777" w:rsidR="00341B58" w:rsidRPr="005C188E" w:rsidRDefault="00000000">
      <w:pPr>
        <w:numPr>
          <w:ilvl w:val="0"/>
          <w:numId w:val="1"/>
        </w:numPr>
        <w:rPr>
          <w:lang w:val="pt-PT"/>
          <w:rPrChange w:id="689" w:author="Janina Nalagy" w:date="2026-04-16T17:18:00Z" w16du:dateUtc="2026-04-16T15:18:00Z">
            <w:rPr/>
          </w:rPrChange>
        </w:rPr>
      </w:pPr>
      <w:r w:rsidRPr="005C188E">
        <w:rPr>
          <w:lang w:val="pt-PT"/>
          <w:rPrChange w:id="690" w:author="Janina Nalagy" w:date="2026-04-16T17:18:00Z" w16du:dateUtc="2026-04-16T15:18:00Z">
            <w:rPr/>
          </w:rPrChange>
        </w:rPr>
        <w:t>Avaliação e Consultoria Imobiliária</w:t>
      </w:r>
    </w:p>
    <w:p w14:paraId="43F21648" w14:textId="42618438" w:rsidR="00BB1003" w:rsidRPr="005C188E" w:rsidRDefault="00000000" w:rsidP="00BB1003">
      <w:pPr>
        <w:numPr>
          <w:ilvl w:val="0"/>
          <w:numId w:val="1"/>
        </w:numPr>
        <w:rPr>
          <w:lang w:val="pt-PT"/>
          <w:rPrChange w:id="691" w:author="Janina Nalagy" w:date="2026-04-16T17:18:00Z" w16du:dateUtc="2026-04-16T15:18:00Z">
            <w:rPr/>
          </w:rPrChange>
        </w:rPr>
      </w:pPr>
      <w:r w:rsidRPr="005C188E">
        <w:rPr>
          <w:lang w:val="pt-PT"/>
          <w:rPrChange w:id="692" w:author="Janina Nalagy" w:date="2026-04-16T17:18:00Z" w16du:dateUtc="2026-04-16T15:18:00Z">
            <w:rPr/>
          </w:rPrChange>
        </w:rPr>
        <w:t>Gestão de Projectos e Fiscalização</w:t>
      </w:r>
    </w:p>
    <w:p w14:paraId="000000C6" w14:textId="77777777" w:rsidR="00341B58" w:rsidRPr="005C188E" w:rsidRDefault="00000000">
      <w:pPr>
        <w:numPr>
          <w:ilvl w:val="0"/>
          <w:numId w:val="1"/>
        </w:numPr>
        <w:rPr>
          <w:ins w:id="693" w:author="Janina Nalagy" w:date="2026-04-16T17:03:00Z" w16du:dateUtc="2026-04-16T15:03:00Z"/>
          <w:lang w:val="pt-PT"/>
        </w:rPr>
      </w:pPr>
      <w:r w:rsidRPr="005C188E">
        <w:rPr>
          <w:lang w:val="pt-PT"/>
          <w:rPrChange w:id="694" w:author="Janina Nalagy" w:date="2026-04-16T17:18:00Z" w16du:dateUtc="2026-04-16T15:18:00Z">
            <w:rPr/>
          </w:rPrChange>
        </w:rPr>
        <w:t>Peritagens Técnicas</w:t>
      </w:r>
    </w:p>
    <w:p w14:paraId="15BED9BA" w14:textId="11F98804" w:rsidR="00BB1003" w:rsidRPr="005C188E" w:rsidRDefault="00BB1003">
      <w:pPr>
        <w:numPr>
          <w:ilvl w:val="0"/>
          <w:numId w:val="1"/>
        </w:numPr>
        <w:rPr>
          <w:lang w:val="pt-PT"/>
          <w:rPrChange w:id="695" w:author="Janina Nalagy" w:date="2026-04-16T17:18:00Z" w16du:dateUtc="2026-04-16T15:18:00Z">
            <w:rPr/>
          </w:rPrChange>
        </w:rPr>
      </w:pPr>
      <w:ins w:id="696" w:author="Janina Nalagy" w:date="2026-04-16T17:03:00Z" w16du:dateUtc="2026-04-16T15:03:00Z">
        <w:r w:rsidRPr="005C188E">
          <w:rPr>
            <w:b/>
            <w:bCs/>
            <w:lang w:val="pt-PT"/>
          </w:rPr>
          <w:t>Inventariação e Etiquetagem de Activos</w:t>
        </w:r>
      </w:ins>
    </w:p>
    <w:p w14:paraId="000000C7" w14:textId="77777777" w:rsidR="00341B58" w:rsidRPr="005C188E" w:rsidRDefault="00000000">
      <w:pPr>
        <w:numPr>
          <w:ilvl w:val="0"/>
          <w:numId w:val="1"/>
        </w:numPr>
        <w:rPr>
          <w:lang w:val="pt-PT"/>
          <w:rPrChange w:id="697" w:author="Janina Nalagy" w:date="2026-04-16T17:18:00Z" w16du:dateUtc="2026-04-16T15:18:00Z">
            <w:rPr/>
          </w:rPrChange>
        </w:rPr>
      </w:pPr>
      <w:r w:rsidRPr="005C188E">
        <w:rPr>
          <w:lang w:val="pt-PT"/>
          <w:rPrChange w:id="698" w:author="Janina Nalagy" w:date="2026-04-16T17:18:00Z" w16du:dateUtc="2026-04-16T15:18:00Z">
            <w:rPr/>
          </w:rPrChange>
        </w:rPr>
        <w:t>Outro assunto</w:t>
      </w:r>
    </w:p>
    <w:p w14:paraId="000000C8" w14:textId="77777777" w:rsidR="00341B58" w:rsidRPr="005C188E" w:rsidRDefault="00000000">
      <w:pPr>
        <w:numPr>
          <w:ilvl w:val="0"/>
          <w:numId w:val="1"/>
        </w:numPr>
        <w:rPr>
          <w:lang w:val="pt-PT"/>
          <w:rPrChange w:id="699" w:author="Janina Nalagy" w:date="2026-04-16T17:18:00Z" w16du:dateUtc="2026-04-16T15:18:00Z">
            <w:rPr/>
          </w:rPrChange>
        </w:rPr>
      </w:pPr>
      <w:r w:rsidRPr="005C188E">
        <w:rPr>
          <w:lang w:val="pt-PT"/>
          <w:rPrChange w:id="700" w:author="Janina Nalagy" w:date="2026-04-16T17:18:00Z" w16du:dateUtc="2026-04-16T15:18:00Z">
            <w:rPr/>
          </w:rPrChange>
        </w:rPr>
        <w:t>Escreva a sua mensagem</w:t>
      </w:r>
    </w:p>
    <w:p w14:paraId="000000C9" w14:textId="77777777" w:rsidR="00341B58" w:rsidRPr="005C188E" w:rsidRDefault="00000000">
      <w:pPr>
        <w:numPr>
          <w:ilvl w:val="0"/>
          <w:numId w:val="1"/>
        </w:numPr>
        <w:rPr>
          <w:lang w:val="pt-PT"/>
          <w:rPrChange w:id="701" w:author="Janina Nalagy" w:date="2026-04-16T17:18:00Z" w16du:dateUtc="2026-04-16T15:18:00Z">
            <w:rPr/>
          </w:rPrChange>
        </w:rPr>
      </w:pPr>
      <w:r w:rsidRPr="005C188E">
        <w:rPr>
          <w:lang w:val="pt-PT"/>
          <w:rPrChange w:id="702" w:author="Janina Nalagy" w:date="2026-04-16T17:18:00Z" w16du:dateUtc="2026-04-16T15:18:00Z">
            <w:rPr/>
          </w:rPrChange>
        </w:rPr>
        <w:t>Enviar Mensagem</w:t>
      </w:r>
    </w:p>
    <w:p w14:paraId="000000CA" w14:textId="77777777" w:rsidR="00341B58" w:rsidRPr="005C188E" w:rsidRDefault="00000000">
      <w:pPr>
        <w:pStyle w:val="Ttulo3"/>
        <w:rPr>
          <w:lang w:val="pt-PT"/>
          <w:rPrChange w:id="703" w:author="Janina Nalagy" w:date="2026-04-16T17:18:00Z" w16du:dateUtc="2026-04-16T15:18:00Z">
            <w:rPr/>
          </w:rPrChange>
        </w:rPr>
      </w:pPr>
      <w:bookmarkStart w:id="704" w:name="_71h6fkv7yz8w" w:colFirst="0" w:colLast="0"/>
      <w:bookmarkEnd w:id="704"/>
      <w:r w:rsidRPr="005C188E">
        <w:rPr>
          <w:lang w:val="pt-PT"/>
          <w:rPrChange w:id="705" w:author="Janina Nalagy" w:date="2026-04-16T17:18:00Z" w16du:dateUtc="2026-04-16T15:18:00Z">
            <w:rPr/>
          </w:rPrChange>
        </w:rPr>
        <w:t>Bloco de contacto/mapa</w:t>
      </w:r>
    </w:p>
    <w:p w14:paraId="000000CB" w14:textId="77777777" w:rsidR="00341B58" w:rsidRPr="005C188E" w:rsidRDefault="00000000">
      <w:pPr>
        <w:numPr>
          <w:ilvl w:val="0"/>
          <w:numId w:val="75"/>
        </w:numPr>
        <w:rPr>
          <w:lang w:val="pt-PT"/>
          <w:rPrChange w:id="706" w:author="Janina Nalagy" w:date="2026-04-16T17:18:00Z" w16du:dateUtc="2026-04-16T15:18:00Z">
            <w:rPr/>
          </w:rPrChange>
        </w:rPr>
      </w:pPr>
      <w:r w:rsidRPr="005C188E">
        <w:rPr>
          <w:lang w:val="pt-PT"/>
          <w:rPrChange w:id="707" w:author="Janina Nalagy" w:date="2026-04-16T17:18:00Z" w16du:dateUtc="2026-04-16T15:18:00Z">
            <w:rPr/>
          </w:rPrChange>
        </w:rPr>
        <w:t>REC, Lda.</w:t>
      </w:r>
    </w:p>
    <w:p w14:paraId="000000CC" w14:textId="77777777" w:rsidR="00341B58" w:rsidRPr="005C188E" w:rsidRDefault="00000000">
      <w:pPr>
        <w:numPr>
          <w:ilvl w:val="0"/>
          <w:numId w:val="75"/>
        </w:numPr>
        <w:rPr>
          <w:lang w:val="pt-PT"/>
          <w:rPrChange w:id="708" w:author="Janina Nalagy" w:date="2026-04-16T17:18:00Z" w16du:dateUtc="2026-04-16T15:18:00Z">
            <w:rPr/>
          </w:rPrChange>
        </w:rPr>
      </w:pPr>
      <w:r w:rsidRPr="005C188E">
        <w:rPr>
          <w:lang w:val="pt-PT"/>
          <w:rPrChange w:id="709" w:author="Janina Nalagy" w:date="2026-04-16T17:18:00Z" w16du:dateUtc="2026-04-16T15:18:00Z">
            <w:rPr/>
          </w:rPrChange>
        </w:rPr>
        <w:t>Av. FPLM, nº 857, Maputo</w:t>
      </w:r>
    </w:p>
    <w:p w14:paraId="000000CD" w14:textId="77777777" w:rsidR="00341B58" w:rsidRPr="005C188E" w:rsidRDefault="00000000">
      <w:pPr>
        <w:numPr>
          <w:ilvl w:val="0"/>
          <w:numId w:val="75"/>
        </w:numPr>
        <w:rPr>
          <w:lang w:val="pt-PT"/>
          <w:rPrChange w:id="710" w:author="Janina Nalagy" w:date="2026-04-16T17:18:00Z" w16du:dateUtc="2026-04-16T15:18:00Z">
            <w:rPr/>
          </w:rPrChange>
        </w:rPr>
      </w:pPr>
      <w:r w:rsidRPr="005C188E">
        <w:rPr>
          <w:lang w:val="pt-PT"/>
          <w:rPrChange w:id="711" w:author="Janina Nalagy" w:date="2026-04-16T17:18:00Z" w16du:dateUtc="2026-04-16T15:18:00Z">
            <w:rPr/>
          </w:rPrChange>
        </w:rPr>
        <w:t>Ligue-nos 24/7</w:t>
      </w:r>
    </w:p>
    <w:p w14:paraId="000000CE" w14:textId="74A5E40C" w:rsidR="00341B58" w:rsidRPr="005C188E" w:rsidRDefault="00000000">
      <w:pPr>
        <w:numPr>
          <w:ilvl w:val="0"/>
          <w:numId w:val="75"/>
        </w:numPr>
        <w:rPr>
          <w:lang w:val="pt-PT"/>
          <w:rPrChange w:id="712" w:author="Janina Nalagy" w:date="2026-04-16T17:18:00Z" w16du:dateUtc="2026-04-16T15:18:00Z">
            <w:rPr/>
          </w:rPrChange>
        </w:rPr>
      </w:pPr>
      <w:del w:id="713" w:author="Janina Nalagy" w:date="2026-04-16T17:03:00Z" w16du:dateUtc="2026-04-16T15:03:00Z">
        <w:r w:rsidRPr="005C188E" w:rsidDel="00BB1003">
          <w:rPr>
            <w:lang w:val="pt-PT"/>
            <w:rPrChange w:id="714" w:author="Janina Nalagy" w:date="2026-04-16T17:18:00Z" w16du:dateUtc="2026-04-16T15:18:00Z">
              <w:rPr/>
            </w:rPrChange>
          </w:rPr>
          <w:delText xml:space="preserve">+258 21 505 000 / </w:delText>
        </w:r>
      </w:del>
      <w:r w:rsidRPr="005C188E">
        <w:rPr>
          <w:lang w:val="pt-PT"/>
          <w:rPrChange w:id="715" w:author="Janina Nalagy" w:date="2026-04-16T17:18:00Z" w16du:dateUtc="2026-04-16T15:18:00Z">
            <w:rPr/>
          </w:rPrChange>
        </w:rPr>
        <w:t>+258 84 382 2494</w:t>
      </w:r>
      <w:ins w:id="716" w:author="Janina Nalagy" w:date="2026-04-16T17:03:00Z" w16du:dateUtc="2026-04-16T15:03:00Z">
        <w:r w:rsidR="00BB1003" w:rsidRPr="005C188E">
          <w:rPr>
            <w:lang w:val="pt-PT"/>
          </w:rPr>
          <w:t xml:space="preserve"> / </w:t>
        </w:r>
        <w:r w:rsidR="00BB1003" w:rsidRPr="005C188E">
          <w:rPr>
            <w:lang w:val="pt-PT"/>
          </w:rPr>
          <w:t>+258 21 505 000 /</w:t>
        </w:r>
      </w:ins>
    </w:p>
    <w:p w14:paraId="000000CF" w14:textId="77777777" w:rsidR="00341B58" w:rsidRPr="005C188E" w:rsidRDefault="00000000">
      <w:pPr>
        <w:numPr>
          <w:ilvl w:val="0"/>
          <w:numId w:val="75"/>
        </w:numPr>
        <w:rPr>
          <w:lang w:val="pt-PT"/>
          <w:rPrChange w:id="717" w:author="Janina Nalagy" w:date="2026-04-16T17:18:00Z" w16du:dateUtc="2026-04-16T15:18:00Z">
            <w:rPr/>
          </w:rPrChange>
        </w:rPr>
      </w:pPr>
      <w:r w:rsidRPr="005C188E">
        <w:rPr>
          <w:lang w:val="pt-PT"/>
          <w:rPrChange w:id="718" w:author="Janina Nalagy" w:date="2026-04-16T17:18:00Z" w16du:dateUtc="2026-04-16T15:18:00Z">
            <w:rPr/>
          </w:rPrChange>
        </w:rPr>
        <w:t>Envie-nos um e-mail</w:t>
      </w:r>
    </w:p>
    <w:p w14:paraId="000000D0" w14:textId="77777777" w:rsidR="00341B58" w:rsidRPr="005C188E" w:rsidRDefault="00000000">
      <w:pPr>
        <w:numPr>
          <w:ilvl w:val="0"/>
          <w:numId w:val="75"/>
        </w:numPr>
        <w:rPr>
          <w:lang w:val="pt-PT"/>
          <w:rPrChange w:id="719" w:author="Janina Nalagy" w:date="2026-04-16T17:18:00Z" w16du:dateUtc="2026-04-16T15:18:00Z">
            <w:rPr/>
          </w:rPrChange>
        </w:rPr>
      </w:pPr>
      <w:r w:rsidRPr="005C188E">
        <w:rPr>
          <w:lang w:val="pt-PT"/>
          <w:rPrChange w:id="720" w:author="Janina Nalagy" w:date="2026-04-16T17:18:00Z" w16du:dateUtc="2026-04-16T15:18:00Z">
            <w:rPr/>
          </w:rPrChange>
        </w:rPr>
        <w:t>consulting@rec.co.mz</w:t>
      </w:r>
    </w:p>
    <w:p w14:paraId="000000D1" w14:textId="77777777" w:rsidR="00341B58" w:rsidRPr="005C188E" w:rsidRDefault="00000000">
      <w:pPr>
        <w:numPr>
          <w:ilvl w:val="0"/>
          <w:numId w:val="75"/>
        </w:numPr>
        <w:rPr>
          <w:lang w:val="pt-PT"/>
          <w:rPrChange w:id="721" w:author="Janina Nalagy" w:date="2026-04-16T17:18:00Z" w16du:dateUtc="2026-04-16T15:18:00Z">
            <w:rPr/>
          </w:rPrChange>
        </w:rPr>
      </w:pPr>
      <w:r w:rsidRPr="005C188E">
        <w:rPr>
          <w:lang w:val="pt-PT"/>
          <w:rPrChange w:id="722" w:author="Janina Nalagy" w:date="2026-04-16T17:18:00Z" w16du:dateUtc="2026-04-16T15:18:00Z">
            <w:rPr/>
          </w:rPrChange>
        </w:rPr>
        <w:t>Escritório</w:t>
      </w:r>
    </w:p>
    <w:p w14:paraId="000000D2" w14:textId="77777777" w:rsidR="00341B58" w:rsidRPr="005C188E" w:rsidRDefault="00000000">
      <w:pPr>
        <w:numPr>
          <w:ilvl w:val="0"/>
          <w:numId w:val="75"/>
        </w:numPr>
        <w:rPr>
          <w:lang w:val="pt-PT"/>
          <w:rPrChange w:id="723" w:author="Janina Nalagy" w:date="2026-04-16T17:18:00Z" w16du:dateUtc="2026-04-16T15:18:00Z">
            <w:rPr/>
          </w:rPrChange>
        </w:rPr>
      </w:pPr>
      <w:r w:rsidRPr="005C188E">
        <w:rPr>
          <w:lang w:val="pt-PT"/>
          <w:rPrChange w:id="724" w:author="Janina Nalagy" w:date="2026-04-16T17:18:00Z" w16du:dateUtc="2026-04-16T15:18:00Z">
            <w:rPr/>
          </w:rPrChange>
        </w:rPr>
        <w:t>Av. FPLM, nº 857, Maputo</w:t>
      </w:r>
    </w:p>
    <w:p w14:paraId="000000D3" w14:textId="77777777" w:rsidR="00341B58" w:rsidRPr="005C188E" w:rsidRDefault="00000000">
      <w:pPr>
        <w:pStyle w:val="Ttulo2"/>
        <w:rPr>
          <w:lang w:val="pt-PT"/>
          <w:rPrChange w:id="725" w:author="Janina Nalagy" w:date="2026-04-16T17:18:00Z" w16du:dateUtc="2026-04-16T15:18:00Z">
            <w:rPr/>
          </w:rPrChange>
        </w:rPr>
      </w:pPr>
      <w:bookmarkStart w:id="726" w:name="_bukn6dq31ds6" w:colFirst="0" w:colLast="0"/>
      <w:bookmarkEnd w:id="726"/>
      <w:r w:rsidRPr="005C188E">
        <w:rPr>
          <w:lang w:val="pt-PT"/>
          <w:rPrChange w:id="727" w:author="Janina Nalagy" w:date="2026-04-16T17:18:00Z" w16du:dateUtc="2026-04-16T15:18:00Z">
            <w:rPr/>
          </w:rPrChange>
        </w:rPr>
        <w:t>Serviços</w:t>
      </w:r>
    </w:p>
    <w:p w14:paraId="000000D4" w14:textId="77777777" w:rsidR="00341B58" w:rsidRPr="005C188E" w:rsidRDefault="00000000">
      <w:pPr>
        <w:pStyle w:val="Ttulo3"/>
        <w:rPr>
          <w:lang w:val="pt-PT"/>
          <w:rPrChange w:id="728" w:author="Janina Nalagy" w:date="2026-04-16T17:18:00Z" w16du:dateUtc="2026-04-16T15:18:00Z">
            <w:rPr/>
          </w:rPrChange>
        </w:rPr>
      </w:pPr>
      <w:bookmarkStart w:id="729" w:name="_nbz33sp9g4pp" w:colFirst="0" w:colLast="0"/>
      <w:bookmarkEnd w:id="729"/>
      <w:r w:rsidRPr="005C188E">
        <w:rPr>
          <w:lang w:val="pt-PT"/>
          <w:rPrChange w:id="730" w:author="Janina Nalagy" w:date="2026-04-16T17:18:00Z" w16du:dateUtc="2026-04-16T15:18:00Z">
            <w:rPr/>
          </w:rPrChange>
        </w:rPr>
        <w:t>Elementos partilhados nas páginas de serviço</w:t>
      </w:r>
    </w:p>
    <w:p w14:paraId="000000D5" w14:textId="77777777" w:rsidR="00341B58" w:rsidRPr="005C188E" w:rsidRDefault="00000000">
      <w:pPr>
        <w:pStyle w:val="Ttulo4"/>
        <w:rPr>
          <w:lang w:val="pt-PT"/>
          <w:rPrChange w:id="731" w:author="Janina Nalagy" w:date="2026-04-16T17:18:00Z" w16du:dateUtc="2026-04-16T15:18:00Z">
            <w:rPr/>
          </w:rPrChange>
        </w:rPr>
      </w:pPr>
      <w:bookmarkStart w:id="732" w:name="_vftn9p8fhhjn" w:colFirst="0" w:colLast="0"/>
      <w:bookmarkEnd w:id="732"/>
      <w:proofErr w:type="spellStart"/>
      <w:r w:rsidRPr="005C188E">
        <w:rPr>
          <w:lang w:val="pt-PT"/>
          <w:rPrChange w:id="733" w:author="Janina Nalagy" w:date="2026-04-16T17:18:00Z" w16du:dateUtc="2026-04-16T15:18:00Z">
            <w:rPr/>
          </w:rPrChange>
        </w:rPr>
        <w:t>Sidebar</w:t>
      </w:r>
      <w:proofErr w:type="spellEnd"/>
    </w:p>
    <w:p w14:paraId="000000D6" w14:textId="77777777" w:rsidR="00341B58" w:rsidRPr="005C188E" w:rsidRDefault="00000000">
      <w:pPr>
        <w:numPr>
          <w:ilvl w:val="0"/>
          <w:numId w:val="29"/>
        </w:numPr>
        <w:rPr>
          <w:lang w:val="pt-PT"/>
          <w:rPrChange w:id="734" w:author="Janina Nalagy" w:date="2026-04-16T17:18:00Z" w16du:dateUtc="2026-04-16T15:18:00Z">
            <w:rPr/>
          </w:rPrChange>
        </w:rPr>
      </w:pPr>
      <w:r w:rsidRPr="005C188E">
        <w:rPr>
          <w:lang w:val="pt-PT"/>
          <w:rPrChange w:id="735" w:author="Janina Nalagy" w:date="2026-04-16T17:18:00Z" w16du:dateUtc="2026-04-16T15:18:00Z">
            <w:rPr/>
          </w:rPrChange>
        </w:rPr>
        <w:t>Os Nossos Serviços</w:t>
      </w:r>
    </w:p>
    <w:p w14:paraId="000000D7" w14:textId="77777777" w:rsidR="00341B58" w:rsidRPr="005C188E" w:rsidRDefault="00000000">
      <w:pPr>
        <w:numPr>
          <w:ilvl w:val="0"/>
          <w:numId w:val="29"/>
        </w:numPr>
        <w:rPr>
          <w:lang w:val="pt-PT"/>
          <w:rPrChange w:id="736" w:author="Janina Nalagy" w:date="2026-04-16T17:18:00Z" w16du:dateUtc="2026-04-16T15:18:00Z">
            <w:rPr/>
          </w:rPrChange>
        </w:rPr>
      </w:pPr>
      <w:r w:rsidRPr="005C188E">
        <w:rPr>
          <w:lang w:val="pt-PT"/>
          <w:rPrChange w:id="737" w:author="Janina Nalagy" w:date="2026-04-16T17:18:00Z" w16du:dateUtc="2026-04-16T15:18:00Z">
            <w:rPr/>
          </w:rPrChange>
        </w:rPr>
        <w:t>Download Brochura</w:t>
      </w:r>
    </w:p>
    <w:p w14:paraId="000000D8" w14:textId="77777777" w:rsidR="00341B58" w:rsidRPr="005C188E" w:rsidRDefault="00000000">
      <w:pPr>
        <w:numPr>
          <w:ilvl w:val="0"/>
          <w:numId w:val="29"/>
        </w:numPr>
        <w:rPr>
          <w:lang w:val="pt-PT"/>
          <w:rPrChange w:id="738" w:author="Janina Nalagy" w:date="2026-04-16T17:18:00Z" w16du:dateUtc="2026-04-16T15:18:00Z">
            <w:rPr/>
          </w:rPrChange>
        </w:rPr>
      </w:pPr>
      <w:r w:rsidRPr="005C188E">
        <w:rPr>
          <w:lang w:val="pt-PT"/>
          <w:rPrChange w:id="739" w:author="Janina Nalagy" w:date="2026-04-16T17:18:00Z" w16du:dateUtc="2026-04-16T15:18:00Z">
            <w:rPr/>
          </w:rPrChange>
        </w:rPr>
        <w:t>Descarregar ficheiro</w:t>
      </w:r>
    </w:p>
    <w:p w14:paraId="000000D9" w14:textId="77777777" w:rsidR="00341B58" w:rsidRPr="005C188E" w:rsidRDefault="00000000">
      <w:pPr>
        <w:numPr>
          <w:ilvl w:val="0"/>
          <w:numId w:val="29"/>
        </w:numPr>
        <w:rPr>
          <w:lang w:val="pt-PT"/>
          <w:rPrChange w:id="740" w:author="Janina Nalagy" w:date="2026-04-16T17:18:00Z" w16du:dateUtc="2026-04-16T15:18:00Z">
            <w:rPr/>
          </w:rPrChange>
        </w:rPr>
      </w:pPr>
      <w:r w:rsidRPr="005C188E">
        <w:rPr>
          <w:lang w:val="pt-PT"/>
          <w:rPrChange w:id="741" w:author="Janina Nalagy" w:date="2026-04-16T17:18:00Z" w16du:dateUtc="2026-04-16T15:18:00Z">
            <w:rPr/>
          </w:rPrChange>
        </w:rPr>
        <w:t>Tem alguma questão?</w:t>
      </w:r>
    </w:p>
    <w:p w14:paraId="000000DA" w14:textId="77777777" w:rsidR="00341B58" w:rsidRPr="005C188E" w:rsidRDefault="00000000">
      <w:pPr>
        <w:numPr>
          <w:ilvl w:val="0"/>
          <w:numId w:val="29"/>
        </w:numPr>
        <w:rPr>
          <w:lang w:val="pt-PT"/>
          <w:rPrChange w:id="742" w:author="Janina Nalagy" w:date="2026-04-16T17:18:00Z" w16du:dateUtc="2026-04-16T15:18:00Z">
            <w:rPr/>
          </w:rPrChange>
        </w:rPr>
      </w:pPr>
      <w:r w:rsidRPr="005C188E">
        <w:rPr>
          <w:lang w:val="pt-PT"/>
          <w:rPrChange w:id="743" w:author="Janina Nalagy" w:date="2026-04-16T17:18:00Z" w16du:dateUtc="2026-04-16T15:18:00Z">
            <w:rPr/>
          </w:rPrChange>
        </w:rPr>
        <w:t>Fale com a REC</w:t>
      </w:r>
    </w:p>
    <w:p w14:paraId="000000DB" w14:textId="77777777" w:rsidR="00341B58" w:rsidRPr="005C188E" w:rsidRDefault="00000000">
      <w:pPr>
        <w:numPr>
          <w:ilvl w:val="0"/>
          <w:numId w:val="29"/>
        </w:numPr>
        <w:rPr>
          <w:lang w:val="pt-PT"/>
          <w:rPrChange w:id="744" w:author="Janina Nalagy" w:date="2026-04-16T17:18:00Z" w16du:dateUtc="2026-04-16T15:18:00Z">
            <w:rPr/>
          </w:rPrChange>
        </w:rPr>
      </w:pPr>
      <w:r w:rsidRPr="005C188E">
        <w:rPr>
          <w:lang w:val="pt-PT"/>
          <w:rPrChange w:id="745" w:author="Janina Nalagy" w:date="2026-04-16T17:18:00Z" w16du:dateUtc="2026-04-16T15:18:00Z">
            <w:rPr/>
          </w:rPrChange>
        </w:rPr>
        <w:t>Prestamos apoio técnico com proximidade, clareza e capacidade de resposta em todas as fases do processo.</w:t>
      </w:r>
    </w:p>
    <w:p w14:paraId="000000DC" w14:textId="77777777" w:rsidR="00341B58" w:rsidRPr="005C188E" w:rsidRDefault="00000000">
      <w:pPr>
        <w:numPr>
          <w:ilvl w:val="0"/>
          <w:numId w:val="29"/>
        </w:numPr>
        <w:rPr>
          <w:lang w:val="pt-PT"/>
          <w:rPrChange w:id="746" w:author="Janina Nalagy" w:date="2026-04-16T17:18:00Z" w16du:dateUtc="2026-04-16T15:18:00Z">
            <w:rPr/>
          </w:rPrChange>
        </w:rPr>
      </w:pPr>
      <w:r w:rsidRPr="005C188E">
        <w:rPr>
          <w:lang w:val="pt-PT"/>
          <w:rPrChange w:id="747" w:author="Janina Nalagy" w:date="2026-04-16T17:18:00Z" w16du:dateUtc="2026-04-16T15:18:00Z">
            <w:rPr/>
          </w:rPrChange>
        </w:rPr>
        <w:lastRenderedPageBreak/>
        <w:t>Telefone</w:t>
      </w:r>
    </w:p>
    <w:p w14:paraId="000000DD" w14:textId="4760D0B2" w:rsidR="00341B58" w:rsidRPr="005C188E" w:rsidRDefault="00BB1003">
      <w:pPr>
        <w:numPr>
          <w:ilvl w:val="0"/>
          <w:numId w:val="29"/>
        </w:numPr>
        <w:rPr>
          <w:lang w:val="pt-PT"/>
          <w:rPrChange w:id="748" w:author="Janina Nalagy" w:date="2026-04-16T17:18:00Z" w16du:dateUtc="2026-04-16T15:18:00Z">
            <w:rPr/>
          </w:rPrChange>
        </w:rPr>
      </w:pPr>
      <w:ins w:id="749" w:author="Janina Nalagy" w:date="2026-04-16T17:04:00Z" w16du:dateUtc="2026-04-16T15:04:00Z">
        <w:r w:rsidRPr="005C188E">
          <w:rPr>
            <w:lang w:val="pt-PT"/>
          </w:rPr>
          <w:t>+258 84 382 2494</w:t>
        </w:r>
        <w:r w:rsidRPr="005C188E">
          <w:rPr>
            <w:lang w:val="pt-PT"/>
          </w:rPr>
          <w:t xml:space="preserve"> / </w:t>
        </w:r>
      </w:ins>
      <w:r w:rsidR="00000000" w:rsidRPr="005C188E">
        <w:rPr>
          <w:lang w:val="pt-PT"/>
          <w:rPrChange w:id="750" w:author="Janina Nalagy" w:date="2026-04-16T17:18:00Z" w16du:dateUtc="2026-04-16T15:18:00Z">
            <w:rPr/>
          </w:rPrChange>
        </w:rPr>
        <w:t>+258 21 505 000</w:t>
      </w:r>
    </w:p>
    <w:p w14:paraId="000000DE" w14:textId="77777777" w:rsidR="00341B58" w:rsidRPr="005C188E" w:rsidRDefault="00000000">
      <w:pPr>
        <w:numPr>
          <w:ilvl w:val="0"/>
          <w:numId w:val="29"/>
        </w:numPr>
        <w:rPr>
          <w:lang w:val="pt-PT"/>
          <w:rPrChange w:id="751" w:author="Janina Nalagy" w:date="2026-04-16T17:18:00Z" w16du:dateUtc="2026-04-16T15:18:00Z">
            <w:rPr/>
          </w:rPrChange>
        </w:rPr>
      </w:pPr>
      <w:r w:rsidRPr="005C188E">
        <w:rPr>
          <w:lang w:val="pt-PT"/>
          <w:rPrChange w:id="752" w:author="Janina Nalagy" w:date="2026-04-16T17:18:00Z" w16du:dateUtc="2026-04-16T15:18:00Z">
            <w:rPr/>
          </w:rPrChange>
        </w:rPr>
        <w:t>E-mail</w:t>
      </w:r>
    </w:p>
    <w:p w14:paraId="000000DF" w14:textId="20870598" w:rsidR="00341B58" w:rsidRPr="005C188E" w:rsidRDefault="00BB1003">
      <w:pPr>
        <w:numPr>
          <w:ilvl w:val="0"/>
          <w:numId w:val="29"/>
        </w:numPr>
        <w:rPr>
          <w:ins w:id="753" w:author="Janina Nalagy" w:date="2026-04-16T17:04:00Z" w16du:dateUtc="2026-04-16T15:04:00Z"/>
          <w:lang w:val="pt-PT"/>
        </w:rPr>
      </w:pPr>
      <w:ins w:id="754" w:author="Janina Nalagy" w:date="2026-04-16T17:04:00Z" w16du:dateUtc="2026-04-16T15:04:00Z">
        <w:r w:rsidRPr="005C188E">
          <w:rPr>
            <w:lang w:val="pt-PT"/>
          </w:rPr>
          <w:fldChar w:fldCharType="begin"/>
        </w:r>
        <w:r w:rsidRPr="005C188E">
          <w:rPr>
            <w:lang w:val="pt-PT"/>
          </w:rPr>
          <w:instrText>HYPERLINK "mailto:</w:instrText>
        </w:r>
      </w:ins>
      <w:r w:rsidRPr="005C188E">
        <w:rPr>
          <w:lang w:val="pt-PT"/>
          <w:rPrChange w:id="755" w:author="Janina Nalagy" w:date="2026-04-16T17:18:00Z" w16du:dateUtc="2026-04-16T15:18:00Z">
            <w:rPr/>
          </w:rPrChange>
        </w:rPr>
        <w:instrText>consulting@rec.co.mz</w:instrText>
      </w:r>
      <w:ins w:id="756" w:author="Janina Nalagy" w:date="2026-04-16T17:04:00Z" w16du:dateUtc="2026-04-16T15:04:00Z">
        <w:r w:rsidRPr="005C188E">
          <w:rPr>
            <w:lang w:val="pt-PT"/>
          </w:rPr>
          <w:instrText>"</w:instrText>
        </w:r>
        <w:r w:rsidRPr="005C188E">
          <w:rPr>
            <w:lang w:val="pt-PT"/>
          </w:rPr>
          <w:fldChar w:fldCharType="separate"/>
        </w:r>
      </w:ins>
      <w:r w:rsidRPr="005C188E">
        <w:rPr>
          <w:rStyle w:val="Hiperligao"/>
          <w:lang w:val="pt-PT"/>
          <w:rPrChange w:id="757" w:author="Janina Nalagy" w:date="2026-04-16T17:18:00Z" w16du:dateUtc="2026-04-16T15:18:00Z">
            <w:rPr/>
          </w:rPrChange>
        </w:rPr>
        <w:t>consulting@rec.co.mz</w:t>
      </w:r>
      <w:ins w:id="758" w:author="Janina Nalagy" w:date="2026-04-16T17:04:00Z" w16du:dateUtc="2026-04-16T15:04:00Z">
        <w:r w:rsidRPr="005C188E">
          <w:rPr>
            <w:lang w:val="pt-PT"/>
          </w:rPr>
          <w:fldChar w:fldCharType="end"/>
        </w:r>
      </w:ins>
    </w:p>
    <w:p w14:paraId="5E68E277" w14:textId="0E921BEA" w:rsidR="00BB1003" w:rsidRPr="005C188E" w:rsidRDefault="00BB1003">
      <w:pPr>
        <w:numPr>
          <w:ilvl w:val="0"/>
          <w:numId w:val="29"/>
        </w:numPr>
        <w:rPr>
          <w:lang w:val="pt-PT"/>
          <w:rPrChange w:id="759" w:author="Janina Nalagy" w:date="2026-04-16T17:18:00Z" w16du:dateUtc="2026-04-16T15:18:00Z">
            <w:rPr/>
          </w:rPrChange>
        </w:rPr>
      </w:pPr>
      <w:proofErr w:type="spellStart"/>
      <w:ins w:id="760" w:author="Janina Nalagy" w:date="2026-04-16T17:04:00Z" w16du:dateUtc="2026-04-16T15:04:00Z">
        <w:r w:rsidRPr="005C188E">
          <w:rPr>
            <w:lang w:val="pt-PT"/>
          </w:rPr>
          <w:t>Whatsapp</w:t>
        </w:r>
        <w:proofErr w:type="spellEnd"/>
        <w:r w:rsidRPr="005C188E">
          <w:rPr>
            <w:lang w:val="pt-PT"/>
          </w:rPr>
          <w:t xml:space="preserve"> - </w:t>
        </w:r>
        <w:r w:rsidRPr="005C188E">
          <w:rPr>
            <w:lang w:val="pt-PT"/>
          </w:rPr>
          <w:t>+258 84 382 2494</w:t>
        </w:r>
      </w:ins>
    </w:p>
    <w:p w14:paraId="000000E0" w14:textId="77777777" w:rsidR="00341B58" w:rsidRPr="005C188E" w:rsidRDefault="00000000">
      <w:pPr>
        <w:numPr>
          <w:ilvl w:val="0"/>
          <w:numId w:val="29"/>
        </w:numPr>
        <w:rPr>
          <w:lang w:val="pt-PT"/>
          <w:rPrChange w:id="761" w:author="Janina Nalagy" w:date="2026-04-16T17:18:00Z" w16du:dateUtc="2026-04-16T15:18:00Z">
            <w:rPr/>
          </w:rPrChange>
        </w:rPr>
      </w:pPr>
      <w:r w:rsidRPr="005C188E">
        <w:rPr>
          <w:lang w:val="pt-PT"/>
          <w:rPrChange w:id="762" w:author="Janina Nalagy" w:date="2026-04-16T17:18:00Z" w16du:dateUtc="2026-04-16T15:18:00Z">
            <w:rPr/>
          </w:rPrChange>
        </w:rPr>
        <w:t>Contacte-nos</w:t>
      </w:r>
    </w:p>
    <w:p w14:paraId="000000E1" w14:textId="77777777" w:rsidR="00341B58" w:rsidRPr="005C188E" w:rsidRDefault="00000000">
      <w:pPr>
        <w:pStyle w:val="Ttulo4"/>
        <w:rPr>
          <w:lang w:val="pt-PT"/>
          <w:rPrChange w:id="763" w:author="Janina Nalagy" w:date="2026-04-16T17:18:00Z" w16du:dateUtc="2026-04-16T15:18:00Z">
            <w:rPr/>
          </w:rPrChange>
        </w:rPr>
      </w:pPr>
      <w:bookmarkStart w:id="764" w:name="_iexx65lf78ra" w:colFirst="0" w:colLast="0"/>
      <w:bookmarkEnd w:id="764"/>
      <w:r w:rsidRPr="005C188E">
        <w:rPr>
          <w:lang w:val="pt-PT"/>
          <w:rPrChange w:id="765" w:author="Janina Nalagy" w:date="2026-04-16T17:18:00Z" w16du:dateUtc="2026-04-16T15:18:00Z">
            <w:rPr/>
          </w:rPrChange>
        </w:rPr>
        <w:t>Banda de estatísticas</w:t>
      </w:r>
    </w:p>
    <w:p w14:paraId="000000E2" w14:textId="77777777" w:rsidR="00341B58" w:rsidRPr="005C188E" w:rsidRDefault="00000000">
      <w:pPr>
        <w:numPr>
          <w:ilvl w:val="0"/>
          <w:numId w:val="61"/>
        </w:numPr>
        <w:rPr>
          <w:lang w:val="pt-PT"/>
          <w:rPrChange w:id="766" w:author="Janina Nalagy" w:date="2026-04-16T17:18:00Z" w16du:dateUtc="2026-04-16T15:18:00Z">
            <w:rPr/>
          </w:rPrChange>
        </w:rPr>
      </w:pPr>
      <w:r w:rsidRPr="005C188E">
        <w:rPr>
          <w:lang w:val="pt-PT"/>
          <w:rPrChange w:id="767" w:author="Janina Nalagy" w:date="2026-04-16T17:18:00Z" w16du:dateUtc="2026-04-16T15:18:00Z">
            <w:rPr/>
          </w:rPrChange>
        </w:rPr>
        <w:t>+20</w:t>
      </w:r>
    </w:p>
    <w:p w14:paraId="000000E3" w14:textId="77777777" w:rsidR="00341B58" w:rsidRPr="005C188E" w:rsidRDefault="00000000">
      <w:pPr>
        <w:numPr>
          <w:ilvl w:val="1"/>
          <w:numId w:val="61"/>
        </w:numPr>
        <w:rPr>
          <w:lang w:val="pt-PT"/>
          <w:rPrChange w:id="768" w:author="Janina Nalagy" w:date="2026-04-16T17:18:00Z" w16du:dateUtc="2026-04-16T15:18:00Z">
            <w:rPr/>
          </w:rPrChange>
        </w:rPr>
      </w:pPr>
      <w:r w:rsidRPr="005C188E">
        <w:rPr>
          <w:lang w:val="pt-PT"/>
          <w:rPrChange w:id="769" w:author="Janina Nalagy" w:date="2026-04-16T17:18:00Z" w16du:dateUtc="2026-04-16T15:18:00Z">
            <w:rPr/>
          </w:rPrChange>
        </w:rPr>
        <w:t>Anos de experiência</w:t>
      </w:r>
    </w:p>
    <w:p w14:paraId="000000E4" w14:textId="77777777" w:rsidR="00341B58" w:rsidRPr="005C188E" w:rsidRDefault="00000000">
      <w:pPr>
        <w:numPr>
          <w:ilvl w:val="1"/>
          <w:numId w:val="61"/>
        </w:numPr>
        <w:rPr>
          <w:lang w:val="pt-PT"/>
          <w:rPrChange w:id="770" w:author="Janina Nalagy" w:date="2026-04-16T17:18:00Z" w16du:dateUtc="2026-04-16T15:18:00Z">
            <w:rPr/>
          </w:rPrChange>
        </w:rPr>
      </w:pPr>
      <w:r w:rsidRPr="005C188E">
        <w:rPr>
          <w:lang w:val="pt-PT"/>
          <w:rPrChange w:id="771" w:author="Janina Nalagy" w:date="2026-04-16T17:18:00Z" w16du:dateUtc="2026-04-16T15:18:00Z">
            <w:rPr/>
          </w:rPrChange>
        </w:rPr>
        <w:t>Desde 2000 a apoiar decisões imobiliárias com rigor técnico.</w:t>
      </w:r>
    </w:p>
    <w:p w14:paraId="000000E5" w14:textId="77777777" w:rsidR="00341B58" w:rsidRPr="005C188E" w:rsidRDefault="00000000">
      <w:pPr>
        <w:numPr>
          <w:ilvl w:val="0"/>
          <w:numId w:val="61"/>
        </w:numPr>
        <w:rPr>
          <w:lang w:val="pt-PT"/>
          <w:rPrChange w:id="772" w:author="Janina Nalagy" w:date="2026-04-16T17:18:00Z" w16du:dateUtc="2026-04-16T15:18:00Z">
            <w:rPr/>
          </w:rPrChange>
        </w:rPr>
      </w:pPr>
      <w:r w:rsidRPr="005C188E">
        <w:rPr>
          <w:lang w:val="pt-PT"/>
          <w:rPrChange w:id="773" w:author="Janina Nalagy" w:date="2026-04-16T17:18:00Z" w16du:dateUtc="2026-04-16T15:18:00Z">
            <w:rPr/>
          </w:rPrChange>
        </w:rPr>
        <w:t>11</w:t>
      </w:r>
    </w:p>
    <w:p w14:paraId="000000E6" w14:textId="77777777" w:rsidR="00341B58" w:rsidRPr="005C188E" w:rsidRDefault="00000000">
      <w:pPr>
        <w:numPr>
          <w:ilvl w:val="1"/>
          <w:numId w:val="61"/>
        </w:numPr>
        <w:rPr>
          <w:lang w:val="pt-PT"/>
          <w:rPrChange w:id="774" w:author="Janina Nalagy" w:date="2026-04-16T17:18:00Z" w16du:dateUtc="2026-04-16T15:18:00Z">
            <w:rPr/>
          </w:rPrChange>
        </w:rPr>
      </w:pPr>
      <w:r w:rsidRPr="005C188E">
        <w:rPr>
          <w:lang w:val="pt-PT"/>
          <w:rPrChange w:id="775" w:author="Janina Nalagy" w:date="2026-04-16T17:18:00Z" w16du:dateUtc="2026-04-16T15:18:00Z">
            <w:rPr/>
          </w:rPrChange>
        </w:rPr>
        <w:t>Províncias abrangidas</w:t>
      </w:r>
    </w:p>
    <w:p w14:paraId="000000E7" w14:textId="77777777" w:rsidR="00341B58" w:rsidRPr="005C188E" w:rsidRDefault="00000000">
      <w:pPr>
        <w:numPr>
          <w:ilvl w:val="1"/>
          <w:numId w:val="61"/>
        </w:numPr>
        <w:rPr>
          <w:lang w:val="pt-PT"/>
          <w:rPrChange w:id="776" w:author="Janina Nalagy" w:date="2026-04-16T17:18:00Z" w16du:dateUtc="2026-04-16T15:18:00Z">
            <w:rPr/>
          </w:rPrChange>
        </w:rPr>
      </w:pPr>
      <w:r w:rsidRPr="005C188E">
        <w:rPr>
          <w:lang w:val="pt-PT"/>
          <w:rPrChange w:id="777" w:author="Janina Nalagy" w:date="2026-04-16T17:18:00Z" w16du:dateUtc="2026-04-16T15:18:00Z">
            <w:rPr/>
          </w:rPrChange>
        </w:rPr>
        <w:t>Cobertura nacional com leitura local do mercado moçambicano.</w:t>
      </w:r>
    </w:p>
    <w:p w14:paraId="000000E8" w14:textId="77777777" w:rsidR="00341B58" w:rsidRPr="005C188E" w:rsidRDefault="00000000">
      <w:pPr>
        <w:numPr>
          <w:ilvl w:val="0"/>
          <w:numId w:val="61"/>
        </w:numPr>
        <w:rPr>
          <w:lang w:val="pt-PT"/>
          <w:rPrChange w:id="778" w:author="Janina Nalagy" w:date="2026-04-16T17:18:00Z" w16du:dateUtc="2026-04-16T15:18:00Z">
            <w:rPr/>
          </w:rPrChange>
        </w:rPr>
      </w:pPr>
      <w:r w:rsidRPr="005C188E">
        <w:rPr>
          <w:lang w:val="pt-PT"/>
          <w:rPrChange w:id="779" w:author="Janina Nalagy" w:date="2026-04-16T17:18:00Z" w16du:dateUtc="2026-04-16T15:18:00Z">
            <w:rPr/>
          </w:rPrChange>
        </w:rPr>
        <w:t>+2.500</w:t>
      </w:r>
    </w:p>
    <w:p w14:paraId="000000E9" w14:textId="77777777" w:rsidR="00341B58" w:rsidRPr="005C188E" w:rsidRDefault="00000000">
      <w:pPr>
        <w:numPr>
          <w:ilvl w:val="1"/>
          <w:numId w:val="61"/>
        </w:numPr>
        <w:rPr>
          <w:lang w:val="pt-PT"/>
          <w:rPrChange w:id="780" w:author="Janina Nalagy" w:date="2026-04-16T17:18:00Z" w16du:dateUtc="2026-04-16T15:18:00Z">
            <w:rPr/>
          </w:rPrChange>
        </w:rPr>
      </w:pPr>
      <w:r w:rsidRPr="005C188E">
        <w:rPr>
          <w:lang w:val="pt-PT"/>
          <w:rPrChange w:id="781" w:author="Janina Nalagy" w:date="2026-04-16T17:18:00Z" w16du:dateUtc="2026-04-16T15:18:00Z">
            <w:rPr/>
          </w:rPrChange>
        </w:rPr>
        <w:t>Clientes atendidos</w:t>
      </w:r>
    </w:p>
    <w:p w14:paraId="000000EA" w14:textId="77777777" w:rsidR="00341B58" w:rsidRPr="005C188E" w:rsidRDefault="00000000">
      <w:pPr>
        <w:numPr>
          <w:ilvl w:val="1"/>
          <w:numId w:val="61"/>
        </w:numPr>
        <w:rPr>
          <w:lang w:val="pt-PT"/>
          <w:rPrChange w:id="782" w:author="Janina Nalagy" w:date="2026-04-16T17:18:00Z" w16du:dateUtc="2026-04-16T15:18:00Z">
            <w:rPr/>
          </w:rPrChange>
        </w:rPr>
      </w:pPr>
      <w:r w:rsidRPr="005C188E">
        <w:rPr>
          <w:lang w:val="pt-PT"/>
          <w:rPrChange w:id="783" w:author="Janina Nalagy" w:date="2026-04-16T17:18:00Z" w16du:dateUtc="2026-04-16T15:18:00Z">
            <w:rPr/>
          </w:rPrChange>
        </w:rPr>
        <w:t>Empresas, instituições e particulares com necessidades diversas.</w:t>
      </w:r>
    </w:p>
    <w:p w14:paraId="000000EB" w14:textId="77777777" w:rsidR="00341B58" w:rsidRPr="005C188E" w:rsidRDefault="00000000">
      <w:pPr>
        <w:pStyle w:val="Ttulo3"/>
        <w:rPr>
          <w:lang w:val="pt-PT"/>
          <w:rPrChange w:id="784" w:author="Janina Nalagy" w:date="2026-04-16T17:18:00Z" w16du:dateUtc="2026-04-16T15:18:00Z">
            <w:rPr/>
          </w:rPrChange>
        </w:rPr>
      </w:pPr>
      <w:bookmarkStart w:id="785" w:name="_vl4cd8q2gfsv" w:colFirst="0" w:colLast="0"/>
      <w:bookmarkEnd w:id="785"/>
      <w:r w:rsidRPr="005C188E">
        <w:rPr>
          <w:lang w:val="pt-PT"/>
          <w:rPrChange w:id="786" w:author="Janina Nalagy" w:date="2026-04-16T17:18:00Z" w16du:dateUtc="2026-04-16T15:18:00Z">
            <w:rPr/>
          </w:rPrChange>
        </w:rPr>
        <w:t>Serviço: Avaliação e Consultoria Imobiliária</w:t>
      </w:r>
    </w:p>
    <w:p w14:paraId="000000EC" w14:textId="77777777" w:rsidR="00341B58" w:rsidRPr="005C188E" w:rsidRDefault="00000000">
      <w:pPr>
        <w:pStyle w:val="Ttulo4"/>
        <w:rPr>
          <w:lang w:val="pt-PT"/>
          <w:rPrChange w:id="787" w:author="Janina Nalagy" w:date="2026-04-16T17:18:00Z" w16du:dateUtc="2026-04-16T15:18:00Z">
            <w:rPr/>
          </w:rPrChange>
        </w:rPr>
      </w:pPr>
      <w:bookmarkStart w:id="788" w:name="_oy3bw1m5neh7" w:colFirst="0" w:colLast="0"/>
      <w:bookmarkEnd w:id="788"/>
      <w:r w:rsidRPr="005C188E">
        <w:rPr>
          <w:lang w:val="pt-PT"/>
          <w:rPrChange w:id="789" w:author="Janina Nalagy" w:date="2026-04-16T17:18:00Z" w16du:dateUtc="2026-04-16T15:18:00Z">
            <w:rPr/>
          </w:rPrChange>
        </w:rPr>
        <w:t>Hero interno</w:t>
      </w:r>
    </w:p>
    <w:p w14:paraId="000000ED" w14:textId="77777777" w:rsidR="00341B58" w:rsidRPr="005C188E" w:rsidRDefault="00000000">
      <w:pPr>
        <w:numPr>
          <w:ilvl w:val="0"/>
          <w:numId w:val="40"/>
        </w:numPr>
        <w:rPr>
          <w:lang w:val="pt-PT"/>
          <w:rPrChange w:id="790" w:author="Janina Nalagy" w:date="2026-04-16T17:18:00Z" w16du:dateUtc="2026-04-16T15:18:00Z">
            <w:rPr/>
          </w:rPrChange>
        </w:rPr>
      </w:pPr>
      <w:r w:rsidRPr="005C188E">
        <w:rPr>
          <w:lang w:val="pt-PT"/>
          <w:rPrChange w:id="791" w:author="Janina Nalagy" w:date="2026-04-16T17:18:00Z" w16du:dateUtc="2026-04-16T15:18:00Z">
            <w:rPr/>
          </w:rPrChange>
        </w:rPr>
        <w:t>Os Nossos Serviços</w:t>
      </w:r>
    </w:p>
    <w:p w14:paraId="000000EE" w14:textId="77777777" w:rsidR="00341B58" w:rsidRPr="005C188E" w:rsidRDefault="00000000">
      <w:pPr>
        <w:numPr>
          <w:ilvl w:val="0"/>
          <w:numId w:val="40"/>
        </w:numPr>
        <w:rPr>
          <w:lang w:val="pt-PT"/>
          <w:rPrChange w:id="792" w:author="Janina Nalagy" w:date="2026-04-16T17:18:00Z" w16du:dateUtc="2026-04-16T15:18:00Z">
            <w:rPr/>
          </w:rPrChange>
        </w:rPr>
      </w:pPr>
      <w:r w:rsidRPr="005C188E">
        <w:rPr>
          <w:lang w:val="pt-PT"/>
          <w:rPrChange w:id="793" w:author="Janina Nalagy" w:date="2026-04-16T17:18:00Z" w16du:dateUtc="2026-04-16T15:18:00Z">
            <w:rPr/>
          </w:rPrChange>
        </w:rPr>
        <w:t>Avaliação e Consultoria Imobiliária</w:t>
      </w:r>
    </w:p>
    <w:p w14:paraId="000000EF" w14:textId="77777777" w:rsidR="00341B58" w:rsidRPr="005C188E" w:rsidRDefault="00000000">
      <w:pPr>
        <w:pStyle w:val="Ttulo4"/>
        <w:rPr>
          <w:lang w:val="pt-PT"/>
          <w:rPrChange w:id="794" w:author="Janina Nalagy" w:date="2026-04-16T17:18:00Z" w16du:dateUtc="2026-04-16T15:18:00Z">
            <w:rPr/>
          </w:rPrChange>
        </w:rPr>
      </w:pPr>
      <w:bookmarkStart w:id="795" w:name="_g3kap8wucq7o" w:colFirst="0" w:colLast="0"/>
      <w:bookmarkEnd w:id="795"/>
      <w:r w:rsidRPr="005C188E">
        <w:rPr>
          <w:lang w:val="pt-PT"/>
          <w:rPrChange w:id="796" w:author="Janina Nalagy" w:date="2026-04-16T17:18:00Z" w16du:dateUtc="2026-04-16T15:18:00Z">
            <w:rPr/>
          </w:rPrChange>
        </w:rPr>
        <w:t>Conteúdo principal</w:t>
      </w:r>
    </w:p>
    <w:p w14:paraId="000000F0" w14:textId="77777777" w:rsidR="00341B58" w:rsidRPr="005C188E" w:rsidRDefault="00000000">
      <w:pPr>
        <w:numPr>
          <w:ilvl w:val="0"/>
          <w:numId w:val="49"/>
        </w:numPr>
        <w:rPr>
          <w:lang w:val="pt-PT"/>
          <w:rPrChange w:id="797" w:author="Janina Nalagy" w:date="2026-04-16T17:18:00Z" w16du:dateUtc="2026-04-16T15:18:00Z">
            <w:rPr/>
          </w:rPrChange>
        </w:rPr>
      </w:pPr>
      <w:r w:rsidRPr="005C188E">
        <w:rPr>
          <w:lang w:val="pt-PT"/>
          <w:rPrChange w:id="798" w:author="Janina Nalagy" w:date="2026-04-16T17:18:00Z" w16du:dateUtc="2026-04-16T15:18:00Z">
            <w:rPr/>
          </w:rPrChange>
        </w:rPr>
        <w:t>Credibilidade internacional, leitura de mercado e transparência total para apoiar decisões de investimento, reporte financeiro, compra, venda e gestão de activos.</w:t>
      </w:r>
    </w:p>
    <w:p w14:paraId="000000F1" w14:textId="77777777" w:rsidR="00341B58" w:rsidRPr="005C188E" w:rsidRDefault="00000000">
      <w:pPr>
        <w:numPr>
          <w:ilvl w:val="0"/>
          <w:numId w:val="49"/>
        </w:numPr>
        <w:rPr>
          <w:lang w:val="pt-PT"/>
          <w:rPrChange w:id="799" w:author="Janina Nalagy" w:date="2026-04-16T17:18:00Z" w16du:dateUtc="2026-04-16T15:18:00Z">
            <w:rPr/>
          </w:rPrChange>
        </w:rPr>
      </w:pPr>
      <w:r w:rsidRPr="005C188E">
        <w:rPr>
          <w:lang w:val="pt-PT"/>
          <w:rPrChange w:id="800" w:author="Janina Nalagy" w:date="2026-04-16T17:18:00Z" w16du:dateUtc="2026-04-16T15:18:00Z">
            <w:rPr/>
          </w:rPrChange>
        </w:rPr>
        <w:t>Desenvolvemos avaliações criteriosas e independentes de imóveis e activos, seguindo padrões nacionais e internacionais para apoiar decisões seguras e fundamentadas.</w:t>
      </w:r>
    </w:p>
    <w:p w14:paraId="000000F2" w14:textId="77777777" w:rsidR="00341B58" w:rsidRPr="005C188E" w:rsidRDefault="00000000">
      <w:pPr>
        <w:pStyle w:val="Ttulo4"/>
        <w:rPr>
          <w:lang w:val="pt-PT"/>
          <w:rPrChange w:id="801" w:author="Janina Nalagy" w:date="2026-04-16T17:18:00Z" w16du:dateUtc="2026-04-16T15:18:00Z">
            <w:rPr/>
          </w:rPrChange>
        </w:rPr>
      </w:pPr>
      <w:bookmarkStart w:id="802" w:name="_7d51d0qfpqsh" w:colFirst="0" w:colLast="0"/>
      <w:bookmarkEnd w:id="802"/>
      <w:r w:rsidRPr="005C188E">
        <w:rPr>
          <w:lang w:val="pt-PT"/>
          <w:rPrChange w:id="803" w:author="Janina Nalagy" w:date="2026-04-16T17:18:00Z" w16du:dateUtc="2026-04-16T15:18:00Z">
            <w:rPr/>
          </w:rPrChange>
        </w:rPr>
        <w:t>Visão Geral</w:t>
      </w:r>
    </w:p>
    <w:p w14:paraId="000000F3" w14:textId="77777777" w:rsidR="00341B58" w:rsidRPr="005C188E" w:rsidRDefault="00000000">
      <w:pPr>
        <w:numPr>
          <w:ilvl w:val="0"/>
          <w:numId w:val="66"/>
        </w:numPr>
        <w:rPr>
          <w:lang w:val="pt-PT"/>
          <w:rPrChange w:id="804" w:author="Janina Nalagy" w:date="2026-04-16T17:18:00Z" w16du:dateUtc="2026-04-16T15:18:00Z">
            <w:rPr/>
          </w:rPrChange>
        </w:rPr>
      </w:pPr>
      <w:r w:rsidRPr="005C188E">
        <w:rPr>
          <w:lang w:val="pt-PT"/>
          <w:rPrChange w:id="805" w:author="Janina Nalagy" w:date="2026-04-16T17:18:00Z" w16du:dateUtc="2026-04-16T15:18:00Z">
            <w:rPr/>
          </w:rPrChange>
        </w:rPr>
        <w:t>Visão Geral</w:t>
      </w:r>
    </w:p>
    <w:p w14:paraId="000000F4" w14:textId="77777777" w:rsidR="00341B58" w:rsidRPr="005C188E" w:rsidRDefault="00000000">
      <w:pPr>
        <w:numPr>
          <w:ilvl w:val="0"/>
          <w:numId w:val="66"/>
        </w:numPr>
        <w:rPr>
          <w:lang w:val="pt-PT"/>
          <w:rPrChange w:id="806" w:author="Janina Nalagy" w:date="2026-04-16T17:18:00Z" w16du:dateUtc="2026-04-16T15:18:00Z">
            <w:rPr/>
          </w:rPrChange>
        </w:rPr>
      </w:pPr>
      <w:r w:rsidRPr="005C188E">
        <w:rPr>
          <w:lang w:val="pt-PT"/>
          <w:rPrChange w:id="807" w:author="Janina Nalagy" w:date="2026-04-16T17:18:00Z" w16du:dateUtc="2026-04-16T15:18:00Z">
            <w:rPr/>
          </w:rPrChange>
        </w:rPr>
        <w:t xml:space="preserve">Com mais de duas décadas de presença no mercado moçambicano, a REC alia padrões internacionais de excelência, incluindo IVSC, RICS e </w:t>
      </w:r>
      <w:proofErr w:type="spellStart"/>
      <w:r w:rsidRPr="005C188E">
        <w:rPr>
          <w:lang w:val="pt-PT"/>
          <w:rPrChange w:id="808" w:author="Janina Nalagy" w:date="2026-04-16T17:18:00Z" w16du:dateUtc="2026-04-16T15:18:00Z">
            <w:rPr/>
          </w:rPrChange>
        </w:rPr>
        <w:t>TEGoVA</w:t>
      </w:r>
      <w:proofErr w:type="spellEnd"/>
      <w:r w:rsidRPr="005C188E">
        <w:rPr>
          <w:lang w:val="pt-PT"/>
          <w:rPrChange w:id="809" w:author="Janina Nalagy" w:date="2026-04-16T17:18:00Z" w16du:dateUtc="2026-04-16T15:18:00Z">
            <w:rPr/>
          </w:rPrChange>
        </w:rPr>
        <w:t>, a um profundo conhecimento do contexto local.</w:t>
      </w:r>
    </w:p>
    <w:p w14:paraId="000000F5" w14:textId="77777777" w:rsidR="00341B58" w:rsidRPr="005C188E" w:rsidRDefault="00000000">
      <w:pPr>
        <w:numPr>
          <w:ilvl w:val="0"/>
          <w:numId w:val="66"/>
        </w:numPr>
        <w:rPr>
          <w:lang w:val="pt-PT"/>
          <w:rPrChange w:id="810" w:author="Janina Nalagy" w:date="2026-04-16T17:18:00Z" w16du:dateUtc="2026-04-16T15:18:00Z">
            <w:rPr/>
          </w:rPrChange>
        </w:rPr>
      </w:pPr>
      <w:r w:rsidRPr="005C188E">
        <w:rPr>
          <w:lang w:val="pt-PT"/>
          <w:rPrChange w:id="811" w:author="Janina Nalagy" w:date="2026-04-16T17:18:00Z" w16du:dateUtc="2026-04-16T15:18:00Z">
            <w:rPr/>
          </w:rPrChange>
        </w:rPr>
        <w:t>A nossa equipa multidisciplinar assegura relatórios fiáveis, metodologias certificadas e acompanhamento integral, permitindo ao cliente tomar decisões com confiança, rigor e visão estratégica.</w:t>
      </w:r>
    </w:p>
    <w:p w14:paraId="000000F6" w14:textId="77777777" w:rsidR="00341B58" w:rsidRPr="005C188E" w:rsidRDefault="00000000">
      <w:pPr>
        <w:pStyle w:val="Ttulo4"/>
        <w:rPr>
          <w:lang w:val="pt-PT"/>
          <w:rPrChange w:id="812" w:author="Janina Nalagy" w:date="2026-04-16T17:18:00Z" w16du:dateUtc="2026-04-16T15:18:00Z">
            <w:rPr/>
          </w:rPrChange>
        </w:rPr>
      </w:pPr>
      <w:bookmarkStart w:id="813" w:name="_b5s06t2qqhdu" w:colFirst="0" w:colLast="0"/>
      <w:bookmarkEnd w:id="813"/>
      <w:r w:rsidRPr="005C188E">
        <w:rPr>
          <w:lang w:val="pt-PT"/>
          <w:rPrChange w:id="814" w:author="Janina Nalagy" w:date="2026-04-16T17:18:00Z" w16du:dateUtc="2026-04-16T15:18:00Z">
            <w:rPr/>
          </w:rPrChange>
        </w:rPr>
        <w:t>Destaques</w:t>
      </w:r>
    </w:p>
    <w:p w14:paraId="000000F7" w14:textId="6E80570B" w:rsidR="00341B58" w:rsidRPr="005C188E" w:rsidRDefault="00000000">
      <w:pPr>
        <w:numPr>
          <w:ilvl w:val="0"/>
          <w:numId w:val="26"/>
        </w:numPr>
        <w:rPr>
          <w:lang w:val="pt-PT"/>
          <w:rPrChange w:id="815" w:author="Janina Nalagy" w:date="2026-04-16T17:18:00Z" w16du:dateUtc="2026-04-16T15:18:00Z">
            <w:rPr/>
          </w:rPrChange>
        </w:rPr>
      </w:pPr>
      <w:r w:rsidRPr="005C188E">
        <w:rPr>
          <w:lang w:val="pt-PT"/>
          <w:rPrChange w:id="816" w:author="Janina Nalagy" w:date="2026-04-16T17:18:00Z" w16du:dateUtc="2026-04-16T15:18:00Z">
            <w:rPr/>
          </w:rPrChange>
        </w:rPr>
        <w:t xml:space="preserve">Conformidade </w:t>
      </w:r>
      <w:ins w:id="817" w:author="Janina Nalagy" w:date="2026-04-16T17:05:00Z" w16du:dateUtc="2026-04-16T15:05:00Z">
        <w:r w:rsidR="005527CF" w:rsidRPr="005C188E">
          <w:rPr>
            <w:lang w:val="pt-PT"/>
          </w:rPr>
          <w:t xml:space="preserve">RICS, </w:t>
        </w:r>
      </w:ins>
      <w:r w:rsidRPr="005C188E">
        <w:rPr>
          <w:lang w:val="pt-PT"/>
          <w:rPrChange w:id="818" w:author="Janina Nalagy" w:date="2026-04-16T17:18:00Z" w16du:dateUtc="2026-04-16T15:18:00Z">
            <w:rPr/>
          </w:rPrChange>
        </w:rPr>
        <w:t>IFRS, NIRF e SCE</w:t>
      </w:r>
    </w:p>
    <w:p w14:paraId="000000F8" w14:textId="77777777" w:rsidR="00341B58" w:rsidRPr="005C188E" w:rsidRDefault="00000000">
      <w:pPr>
        <w:numPr>
          <w:ilvl w:val="1"/>
          <w:numId w:val="26"/>
        </w:numPr>
        <w:rPr>
          <w:lang w:val="pt-PT"/>
          <w:rPrChange w:id="819" w:author="Janina Nalagy" w:date="2026-04-16T17:18:00Z" w16du:dateUtc="2026-04-16T15:18:00Z">
            <w:rPr/>
          </w:rPrChange>
        </w:rPr>
      </w:pPr>
      <w:r w:rsidRPr="005C188E">
        <w:rPr>
          <w:lang w:val="pt-PT"/>
          <w:rPrChange w:id="820" w:author="Janina Nalagy" w:date="2026-04-16T17:18:00Z" w16du:dateUtc="2026-04-16T15:18:00Z">
            <w:rPr/>
          </w:rPrChange>
        </w:rPr>
        <w:lastRenderedPageBreak/>
        <w:t>Asseguramos transparência e comparabilidade nos relatórios contabilísticos, facilitando auditorias, financiamento e relacionamento com investidores.</w:t>
      </w:r>
    </w:p>
    <w:p w14:paraId="000000F9" w14:textId="77777777" w:rsidR="00341B58" w:rsidRPr="005C188E" w:rsidRDefault="00000000">
      <w:pPr>
        <w:numPr>
          <w:ilvl w:val="0"/>
          <w:numId w:val="26"/>
        </w:numPr>
        <w:rPr>
          <w:lang w:val="pt-PT"/>
          <w:rPrChange w:id="821" w:author="Janina Nalagy" w:date="2026-04-16T17:18:00Z" w16du:dateUtc="2026-04-16T15:18:00Z">
            <w:rPr/>
          </w:rPrChange>
        </w:rPr>
      </w:pPr>
      <w:r w:rsidRPr="005C188E">
        <w:rPr>
          <w:lang w:val="pt-PT"/>
          <w:rPrChange w:id="822" w:author="Janina Nalagy" w:date="2026-04-16T17:18:00Z" w16du:dateUtc="2026-04-16T15:18:00Z">
            <w:rPr/>
          </w:rPrChange>
        </w:rPr>
        <w:t>Metodologia certificada</w:t>
      </w:r>
    </w:p>
    <w:p w14:paraId="000000FA" w14:textId="77777777" w:rsidR="00341B58" w:rsidRPr="005C188E" w:rsidRDefault="00000000">
      <w:pPr>
        <w:numPr>
          <w:ilvl w:val="1"/>
          <w:numId w:val="26"/>
        </w:numPr>
        <w:rPr>
          <w:lang w:val="pt-PT"/>
          <w:rPrChange w:id="823" w:author="Janina Nalagy" w:date="2026-04-16T17:18:00Z" w16du:dateUtc="2026-04-16T15:18:00Z">
            <w:rPr/>
          </w:rPrChange>
        </w:rPr>
      </w:pPr>
      <w:r w:rsidRPr="005C188E">
        <w:rPr>
          <w:lang w:val="pt-PT"/>
          <w:rPrChange w:id="824" w:author="Janina Nalagy" w:date="2026-04-16T17:18:00Z" w16du:dateUtc="2026-04-16T15:18:00Z">
            <w:rPr/>
          </w:rPrChange>
        </w:rPr>
        <w:t>Aplicamos processos reconhecidos e alinhados com as melhores práticas globais de avaliação e consultoria imobiliária.</w:t>
      </w:r>
    </w:p>
    <w:p w14:paraId="000000FB" w14:textId="77777777" w:rsidR="00341B58" w:rsidRPr="005C188E" w:rsidRDefault="00000000">
      <w:pPr>
        <w:numPr>
          <w:ilvl w:val="0"/>
          <w:numId w:val="26"/>
        </w:numPr>
        <w:rPr>
          <w:lang w:val="pt-PT"/>
          <w:rPrChange w:id="825" w:author="Janina Nalagy" w:date="2026-04-16T17:18:00Z" w16du:dateUtc="2026-04-16T15:18:00Z">
            <w:rPr/>
          </w:rPrChange>
        </w:rPr>
      </w:pPr>
      <w:r w:rsidRPr="005C188E">
        <w:rPr>
          <w:lang w:val="pt-PT"/>
          <w:rPrChange w:id="826" w:author="Janina Nalagy" w:date="2026-04-16T17:18:00Z" w16du:dateUtc="2026-04-16T15:18:00Z">
            <w:rPr/>
          </w:rPrChange>
        </w:rPr>
        <w:t>Acompanhamento integral</w:t>
      </w:r>
    </w:p>
    <w:p w14:paraId="000000FC" w14:textId="77777777" w:rsidR="00341B58" w:rsidRPr="005C188E" w:rsidRDefault="00000000">
      <w:pPr>
        <w:numPr>
          <w:ilvl w:val="1"/>
          <w:numId w:val="26"/>
        </w:numPr>
        <w:rPr>
          <w:lang w:val="pt-PT"/>
          <w:rPrChange w:id="827" w:author="Janina Nalagy" w:date="2026-04-16T17:18:00Z" w16du:dateUtc="2026-04-16T15:18:00Z">
            <w:rPr/>
          </w:rPrChange>
        </w:rPr>
      </w:pPr>
      <w:r w:rsidRPr="005C188E">
        <w:rPr>
          <w:lang w:val="pt-PT"/>
          <w:rPrChange w:id="828" w:author="Janina Nalagy" w:date="2026-04-16T17:18:00Z" w16du:dateUtc="2026-04-16T15:18:00Z">
            <w:rPr/>
          </w:rPrChange>
        </w:rPr>
        <w:t xml:space="preserve">Do diagnóstico inicial a entrega final, disponibilizamos relatórios, bases de dados digitais e suporte </w:t>
      </w:r>
      <w:proofErr w:type="spellStart"/>
      <w:r w:rsidRPr="005C188E">
        <w:rPr>
          <w:lang w:val="pt-PT"/>
          <w:rPrChange w:id="829" w:author="Janina Nalagy" w:date="2026-04-16T17:18:00Z" w16du:dateUtc="2026-04-16T15:18:00Z">
            <w:rPr/>
          </w:rPrChange>
        </w:rPr>
        <w:t>pos</w:t>
      </w:r>
      <w:proofErr w:type="spellEnd"/>
      <w:r w:rsidRPr="005C188E">
        <w:rPr>
          <w:lang w:val="pt-PT"/>
          <w:rPrChange w:id="830" w:author="Janina Nalagy" w:date="2026-04-16T17:18:00Z" w16du:dateUtc="2026-04-16T15:18:00Z">
            <w:rPr/>
          </w:rPrChange>
        </w:rPr>
        <w:t>-avaliação.</w:t>
      </w:r>
    </w:p>
    <w:p w14:paraId="000000FD" w14:textId="77777777" w:rsidR="00341B58" w:rsidRPr="005C188E" w:rsidRDefault="00000000">
      <w:pPr>
        <w:pStyle w:val="Ttulo4"/>
        <w:rPr>
          <w:lang w:val="pt-PT"/>
          <w:rPrChange w:id="831" w:author="Janina Nalagy" w:date="2026-04-16T17:18:00Z" w16du:dateUtc="2026-04-16T15:18:00Z">
            <w:rPr/>
          </w:rPrChange>
        </w:rPr>
      </w:pPr>
      <w:bookmarkStart w:id="832" w:name="_1gfzr3yg6f33" w:colFirst="0" w:colLast="0"/>
      <w:bookmarkEnd w:id="832"/>
      <w:r w:rsidRPr="005C188E">
        <w:rPr>
          <w:lang w:val="pt-PT"/>
          <w:rPrChange w:id="833" w:author="Janina Nalagy" w:date="2026-04-16T17:18:00Z" w16du:dateUtc="2026-04-16T15:18:00Z">
            <w:rPr/>
          </w:rPrChange>
        </w:rPr>
        <w:t>Os Nossos Serviços</w:t>
      </w:r>
    </w:p>
    <w:p w14:paraId="000000FE" w14:textId="77777777" w:rsidR="00341B58" w:rsidRPr="005C188E" w:rsidRDefault="00000000">
      <w:pPr>
        <w:numPr>
          <w:ilvl w:val="0"/>
          <w:numId w:val="79"/>
        </w:numPr>
        <w:rPr>
          <w:lang w:val="pt-PT"/>
          <w:rPrChange w:id="834" w:author="Janina Nalagy" w:date="2026-04-16T17:18:00Z" w16du:dateUtc="2026-04-16T15:18:00Z">
            <w:rPr/>
          </w:rPrChange>
        </w:rPr>
      </w:pPr>
      <w:r w:rsidRPr="005C188E">
        <w:rPr>
          <w:lang w:val="pt-PT"/>
          <w:rPrChange w:id="835" w:author="Janina Nalagy" w:date="2026-04-16T17:18:00Z" w16du:dateUtc="2026-04-16T15:18:00Z">
            <w:rPr/>
          </w:rPrChange>
        </w:rPr>
        <w:t>Os Nossos Serviços</w:t>
      </w:r>
    </w:p>
    <w:p w14:paraId="000000FF" w14:textId="77777777" w:rsidR="00341B58" w:rsidRPr="005C188E" w:rsidRDefault="00000000">
      <w:pPr>
        <w:numPr>
          <w:ilvl w:val="0"/>
          <w:numId w:val="79"/>
        </w:numPr>
        <w:rPr>
          <w:lang w:val="pt-PT"/>
          <w:rPrChange w:id="836" w:author="Janina Nalagy" w:date="2026-04-16T17:18:00Z" w16du:dateUtc="2026-04-16T15:18:00Z">
            <w:rPr/>
          </w:rPrChange>
        </w:rPr>
      </w:pPr>
      <w:r w:rsidRPr="005C188E">
        <w:rPr>
          <w:lang w:val="pt-PT"/>
          <w:rPrChange w:id="837" w:author="Janina Nalagy" w:date="2026-04-16T17:18:00Z" w16du:dateUtc="2026-04-16T15:18:00Z">
            <w:rPr/>
          </w:rPrChange>
        </w:rPr>
        <w:t>Organizamos cada intervenção em frentes de trabalho claras, para que o cliente compreenda exactamente o alcance técnico do acompanhamento prestado.</w:t>
      </w:r>
    </w:p>
    <w:p w14:paraId="00000100" w14:textId="77777777" w:rsidR="00341B58" w:rsidRPr="005C188E" w:rsidRDefault="00000000">
      <w:pPr>
        <w:numPr>
          <w:ilvl w:val="0"/>
          <w:numId w:val="80"/>
        </w:numPr>
        <w:rPr>
          <w:lang w:val="pt-PT"/>
          <w:rPrChange w:id="838" w:author="Janina Nalagy" w:date="2026-04-16T17:18:00Z" w16du:dateUtc="2026-04-16T15:18:00Z">
            <w:rPr/>
          </w:rPrChange>
        </w:rPr>
      </w:pPr>
      <w:r w:rsidRPr="005C188E">
        <w:rPr>
          <w:lang w:val="pt-PT"/>
          <w:rPrChange w:id="839" w:author="Janina Nalagy" w:date="2026-04-16T17:18:00Z" w16du:dateUtc="2026-04-16T15:18:00Z">
            <w:rPr/>
          </w:rPrChange>
        </w:rPr>
        <w:t>Avaliação de Activos</w:t>
      </w:r>
    </w:p>
    <w:p w14:paraId="1698948B" w14:textId="77777777" w:rsidR="005527CF" w:rsidRPr="005C188E" w:rsidRDefault="005527CF" w:rsidP="005527CF">
      <w:pPr>
        <w:spacing w:before="100" w:beforeAutospacing="1" w:after="100" w:afterAutospacing="1" w:line="240" w:lineRule="auto"/>
        <w:rPr>
          <w:ins w:id="840" w:author="Janina Nalagy" w:date="2026-04-16T17:11:00Z" w16du:dateUtc="2026-04-16T15:11:00Z"/>
          <w:rFonts w:ascii="Times New Roman" w:eastAsia="Times New Roman" w:hAnsi="Times New Roman" w:cs="Times New Roman"/>
          <w:sz w:val="24"/>
          <w:szCs w:val="24"/>
          <w:lang w:val="pt-PT"/>
        </w:rPr>
      </w:pPr>
      <w:ins w:id="841" w:author="Janina Nalagy" w:date="2026-04-16T17:11:00Z" w16du:dateUtc="2026-04-16T15:11:00Z">
        <w:r w:rsidRPr="005C188E">
          <w:rPr>
            <w:rFonts w:ascii="Times New Roman" w:eastAsia="Times New Roman" w:hAnsi="Times New Roman" w:cs="Times New Roman"/>
            <w:sz w:val="24"/>
            <w:szCs w:val="24"/>
            <w:lang w:val="pt-PT"/>
          </w:rPr>
          <w:t>Realizamos avaliações independentes, rigorosas e devidamente fundamentadas para diferentes classes de activos, com enquadramento técnico, financeiro e normativo adequado a cada finalidade.</w:t>
        </w:r>
      </w:ins>
    </w:p>
    <w:p w14:paraId="76875928" w14:textId="77777777" w:rsidR="005527CF" w:rsidRPr="005C188E" w:rsidRDefault="005527CF" w:rsidP="005527CF">
      <w:pPr>
        <w:numPr>
          <w:ilvl w:val="0"/>
          <w:numId w:val="90"/>
        </w:numPr>
        <w:spacing w:before="100" w:beforeAutospacing="1" w:after="100" w:afterAutospacing="1" w:line="240" w:lineRule="auto"/>
        <w:rPr>
          <w:ins w:id="842" w:author="Janina Nalagy" w:date="2026-04-16T17:11:00Z" w16du:dateUtc="2026-04-16T15:11:00Z"/>
          <w:rFonts w:ascii="Times New Roman" w:eastAsia="Times New Roman" w:hAnsi="Times New Roman" w:cs="Times New Roman"/>
          <w:sz w:val="24"/>
          <w:szCs w:val="24"/>
          <w:lang w:val="pt-PT"/>
        </w:rPr>
        <w:pPrChange w:id="843" w:author="Janina Nalagy" w:date="2026-04-16T17:11:00Z" w16du:dateUtc="2026-04-16T15:11:00Z">
          <w:pPr>
            <w:numPr>
              <w:numId w:val="80"/>
            </w:numPr>
            <w:spacing w:before="100" w:beforeAutospacing="1" w:after="100" w:afterAutospacing="1" w:line="240" w:lineRule="auto"/>
            <w:ind w:left="720" w:hanging="360"/>
          </w:pPr>
        </w:pPrChange>
      </w:pPr>
      <w:ins w:id="844" w:author="Janina Nalagy" w:date="2026-04-16T17:11:00Z" w16du:dateUtc="2026-04-16T15:11:00Z">
        <w:r w:rsidRPr="005C188E">
          <w:rPr>
            <w:rFonts w:ascii="Times New Roman" w:eastAsia="Times New Roman" w:hAnsi="Times New Roman" w:cs="Times New Roman"/>
            <w:b/>
            <w:bCs/>
            <w:sz w:val="24"/>
            <w:szCs w:val="24"/>
            <w:lang w:val="pt-PT"/>
          </w:rPr>
          <w:t>Activos imobiliários</w:t>
        </w:r>
        <w:r w:rsidRPr="005C188E">
          <w:rPr>
            <w:rFonts w:ascii="Times New Roman" w:eastAsia="Times New Roman" w:hAnsi="Times New Roman" w:cs="Times New Roman"/>
            <w:sz w:val="24"/>
            <w:szCs w:val="24"/>
            <w:lang w:val="pt-PT"/>
          </w:rPr>
          <w:t xml:space="preserve">: habitação, escritórios, comércio, indústria e hotelaria </w:t>
        </w:r>
      </w:ins>
    </w:p>
    <w:p w14:paraId="41744A5E" w14:textId="77777777" w:rsidR="005527CF" w:rsidRPr="005C188E" w:rsidRDefault="005527CF" w:rsidP="005527CF">
      <w:pPr>
        <w:numPr>
          <w:ilvl w:val="0"/>
          <w:numId w:val="90"/>
        </w:numPr>
        <w:spacing w:before="100" w:beforeAutospacing="1" w:after="100" w:afterAutospacing="1" w:line="240" w:lineRule="auto"/>
        <w:rPr>
          <w:ins w:id="845" w:author="Janina Nalagy" w:date="2026-04-16T17:11:00Z" w16du:dateUtc="2026-04-16T15:11:00Z"/>
          <w:rFonts w:ascii="Times New Roman" w:eastAsia="Times New Roman" w:hAnsi="Times New Roman" w:cs="Times New Roman"/>
          <w:sz w:val="24"/>
          <w:szCs w:val="24"/>
          <w:lang w:val="pt-PT"/>
        </w:rPr>
        <w:pPrChange w:id="846" w:author="Janina Nalagy" w:date="2026-04-16T17:11:00Z" w16du:dateUtc="2026-04-16T15:11:00Z">
          <w:pPr>
            <w:numPr>
              <w:numId w:val="80"/>
            </w:numPr>
            <w:spacing w:before="100" w:beforeAutospacing="1" w:after="100" w:afterAutospacing="1" w:line="240" w:lineRule="auto"/>
            <w:ind w:left="720" w:hanging="360"/>
          </w:pPr>
        </w:pPrChange>
      </w:pPr>
      <w:ins w:id="847" w:author="Janina Nalagy" w:date="2026-04-16T17:11:00Z" w16du:dateUtc="2026-04-16T15:11:00Z">
        <w:r w:rsidRPr="005C188E">
          <w:rPr>
            <w:rFonts w:ascii="Times New Roman" w:eastAsia="Times New Roman" w:hAnsi="Times New Roman" w:cs="Times New Roman"/>
            <w:b/>
            <w:bCs/>
            <w:sz w:val="24"/>
            <w:szCs w:val="24"/>
            <w:lang w:val="pt-PT"/>
          </w:rPr>
          <w:t>Activos industriais</w:t>
        </w:r>
        <w:r w:rsidRPr="005C188E">
          <w:rPr>
            <w:rFonts w:ascii="Times New Roman" w:eastAsia="Times New Roman" w:hAnsi="Times New Roman" w:cs="Times New Roman"/>
            <w:sz w:val="24"/>
            <w:szCs w:val="24"/>
            <w:lang w:val="pt-PT"/>
          </w:rPr>
          <w:t xml:space="preserve">: máquinas, equipamentos, instalações técnicas e unidades fabris </w:t>
        </w:r>
      </w:ins>
    </w:p>
    <w:p w14:paraId="2555D549" w14:textId="77777777" w:rsidR="005527CF" w:rsidRPr="005C188E" w:rsidRDefault="005527CF" w:rsidP="005527CF">
      <w:pPr>
        <w:numPr>
          <w:ilvl w:val="0"/>
          <w:numId w:val="90"/>
        </w:numPr>
        <w:spacing w:before="100" w:beforeAutospacing="1" w:after="100" w:afterAutospacing="1" w:line="240" w:lineRule="auto"/>
        <w:rPr>
          <w:ins w:id="848" w:author="Janina Nalagy" w:date="2026-04-16T17:11:00Z" w16du:dateUtc="2026-04-16T15:11:00Z"/>
          <w:rFonts w:ascii="Times New Roman" w:eastAsia="Times New Roman" w:hAnsi="Times New Roman" w:cs="Times New Roman"/>
          <w:sz w:val="24"/>
          <w:szCs w:val="24"/>
          <w:lang w:val="pt-PT"/>
        </w:rPr>
        <w:pPrChange w:id="849" w:author="Janina Nalagy" w:date="2026-04-16T17:11:00Z" w16du:dateUtc="2026-04-16T15:11:00Z">
          <w:pPr>
            <w:numPr>
              <w:numId w:val="80"/>
            </w:numPr>
            <w:spacing w:before="100" w:beforeAutospacing="1" w:after="100" w:afterAutospacing="1" w:line="240" w:lineRule="auto"/>
            <w:ind w:left="720" w:hanging="360"/>
          </w:pPr>
        </w:pPrChange>
      </w:pPr>
      <w:ins w:id="850" w:author="Janina Nalagy" w:date="2026-04-16T17:11:00Z" w16du:dateUtc="2026-04-16T15:11:00Z">
        <w:r w:rsidRPr="005C188E">
          <w:rPr>
            <w:rFonts w:ascii="Times New Roman" w:eastAsia="Times New Roman" w:hAnsi="Times New Roman" w:cs="Times New Roman"/>
            <w:b/>
            <w:bCs/>
            <w:sz w:val="24"/>
            <w:szCs w:val="24"/>
            <w:lang w:val="pt-PT"/>
          </w:rPr>
          <w:t>Activos biológicos</w:t>
        </w:r>
        <w:r w:rsidRPr="005C188E">
          <w:rPr>
            <w:rFonts w:ascii="Times New Roman" w:eastAsia="Times New Roman" w:hAnsi="Times New Roman" w:cs="Times New Roman"/>
            <w:sz w:val="24"/>
            <w:szCs w:val="24"/>
            <w:lang w:val="pt-PT"/>
          </w:rPr>
          <w:t xml:space="preserve">: plantações, efectivo pecuário e outros activos vivos </w:t>
        </w:r>
      </w:ins>
    </w:p>
    <w:p w14:paraId="68E422E4" w14:textId="77777777" w:rsidR="005527CF" w:rsidRPr="005C188E" w:rsidRDefault="005527CF" w:rsidP="005527CF">
      <w:pPr>
        <w:numPr>
          <w:ilvl w:val="0"/>
          <w:numId w:val="90"/>
        </w:numPr>
        <w:spacing w:before="100" w:beforeAutospacing="1" w:after="100" w:afterAutospacing="1" w:line="240" w:lineRule="auto"/>
        <w:rPr>
          <w:ins w:id="851" w:author="Janina Nalagy" w:date="2026-04-16T17:11:00Z" w16du:dateUtc="2026-04-16T15:11:00Z"/>
          <w:rFonts w:ascii="Times New Roman" w:eastAsia="Times New Roman" w:hAnsi="Times New Roman" w:cs="Times New Roman"/>
          <w:sz w:val="24"/>
          <w:szCs w:val="24"/>
          <w:lang w:val="pt-PT"/>
        </w:rPr>
        <w:pPrChange w:id="852" w:author="Janina Nalagy" w:date="2026-04-16T17:11:00Z" w16du:dateUtc="2026-04-16T15:11:00Z">
          <w:pPr>
            <w:numPr>
              <w:numId w:val="80"/>
            </w:numPr>
            <w:spacing w:before="100" w:beforeAutospacing="1" w:after="100" w:afterAutospacing="1" w:line="240" w:lineRule="auto"/>
            <w:ind w:left="720" w:hanging="360"/>
          </w:pPr>
        </w:pPrChange>
      </w:pPr>
      <w:ins w:id="853" w:author="Janina Nalagy" w:date="2026-04-16T17:11:00Z" w16du:dateUtc="2026-04-16T15:11:00Z">
        <w:r w:rsidRPr="005C188E">
          <w:rPr>
            <w:rFonts w:ascii="Times New Roman" w:eastAsia="Times New Roman" w:hAnsi="Times New Roman" w:cs="Times New Roman"/>
            <w:b/>
            <w:bCs/>
            <w:sz w:val="24"/>
            <w:szCs w:val="24"/>
            <w:lang w:val="pt-PT"/>
          </w:rPr>
          <w:t>Activos fixos tangíveis</w:t>
        </w:r>
        <w:r w:rsidRPr="005C188E">
          <w:rPr>
            <w:rFonts w:ascii="Times New Roman" w:eastAsia="Times New Roman" w:hAnsi="Times New Roman" w:cs="Times New Roman"/>
            <w:sz w:val="24"/>
            <w:szCs w:val="24"/>
            <w:lang w:val="pt-PT"/>
          </w:rPr>
          <w:t xml:space="preserve">: inventariação, etiquetagem, reconciliação e valorização patrimonial </w:t>
        </w:r>
      </w:ins>
    </w:p>
    <w:p w14:paraId="131B68B6" w14:textId="77777777" w:rsidR="005527CF" w:rsidRPr="005C188E" w:rsidRDefault="005527CF" w:rsidP="005527CF">
      <w:pPr>
        <w:numPr>
          <w:ilvl w:val="0"/>
          <w:numId w:val="90"/>
        </w:numPr>
        <w:spacing w:before="100" w:beforeAutospacing="1" w:after="100" w:afterAutospacing="1" w:line="240" w:lineRule="auto"/>
        <w:rPr>
          <w:ins w:id="854" w:author="Janina Nalagy" w:date="2026-04-16T17:11:00Z" w16du:dateUtc="2026-04-16T15:11:00Z"/>
          <w:rFonts w:ascii="Times New Roman" w:eastAsia="Times New Roman" w:hAnsi="Times New Roman" w:cs="Times New Roman"/>
          <w:sz w:val="24"/>
          <w:szCs w:val="24"/>
          <w:lang w:val="pt-PT"/>
        </w:rPr>
        <w:pPrChange w:id="855" w:author="Janina Nalagy" w:date="2026-04-16T17:11:00Z" w16du:dateUtc="2026-04-16T15:11:00Z">
          <w:pPr>
            <w:numPr>
              <w:numId w:val="80"/>
            </w:numPr>
            <w:spacing w:before="100" w:beforeAutospacing="1" w:after="100" w:afterAutospacing="1" w:line="240" w:lineRule="auto"/>
            <w:ind w:left="720" w:hanging="360"/>
          </w:pPr>
        </w:pPrChange>
      </w:pPr>
      <w:ins w:id="856" w:author="Janina Nalagy" w:date="2026-04-16T17:11:00Z" w16du:dateUtc="2026-04-16T15:11:00Z">
        <w:r w:rsidRPr="005C188E">
          <w:rPr>
            <w:rFonts w:ascii="Times New Roman" w:eastAsia="Times New Roman" w:hAnsi="Times New Roman" w:cs="Times New Roman"/>
            <w:b/>
            <w:bCs/>
            <w:sz w:val="24"/>
            <w:szCs w:val="24"/>
            <w:lang w:val="pt-PT"/>
          </w:rPr>
          <w:t>Activos intangíveis e investimentos</w:t>
        </w:r>
        <w:r w:rsidRPr="005C188E">
          <w:rPr>
            <w:rFonts w:ascii="Times New Roman" w:eastAsia="Times New Roman" w:hAnsi="Times New Roman" w:cs="Times New Roman"/>
            <w:sz w:val="24"/>
            <w:szCs w:val="24"/>
            <w:lang w:val="pt-PT"/>
          </w:rPr>
          <w:t xml:space="preserve">: patentes, concessões, licenças, direitos de uso e </w:t>
        </w:r>
        <w:proofErr w:type="spellStart"/>
        <w:r w:rsidRPr="005C188E">
          <w:rPr>
            <w:rFonts w:ascii="Times New Roman" w:eastAsia="Times New Roman" w:hAnsi="Times New Roman" w:cs="Times New Roman"/>
            <w:sz w:val="24"/>
            <w:szCs w:val="24"/>
            <w:lang w:val="pt-PT"/>
          </w:rPr>
          <w:t>contratos</w:t>
        </w:r>
        <w:proofErr w:type="spellEnd"/>
        <w:r w:rsidRPr="005C188E">
          <w:rPr>
            <w:rFonts w:ascii="Times New Roman" w:eastAsia="Times New Roman" w:hAnsi="Times New Roman" w:cs="Times New Roman"/>
            <w:sz w:val="24"/>
            <w:szCs w:val="24"/>
            <w:lang w:val="pt-PT"/>
          </w:rPr>
          <w:t xml:space="preserve"> de leasing</w:t>
        </w:r>
      </w:ins>
    </w:p>
    <w:p w14:paraId="374F4075" w14:textId="77777777" w:rsidR="005527CF" w:rsidRPr="005C188E" w:rsidRDefault="005527CF" w:rsidP="005527CF">
      <w:pPr>
        <w:spacing w:before="100" w:beforeAutospacing="1" w:after="100" w:afterAutospacing="1" w:line="240" w:lineRule="auto"/>
        <w:ind w:left="720"/>
        <w:rPr>
          <w:ins w:id="857" w:author="Janina Nalagy" w:date="2026-04-16T17:11:00Z" w16du:dateUtc="2026-04-16T15:11:00Z"/>
          <w:rFonts w:ascii="Times New Roman" w:eastAsia="Times New Roman" w:hAnsi="Times New Roman" w:cs="Times New Roman"/>
          <w:sz w:val="24"/>
          <w:szCs w:val="24"/>
          <w:lang w:val="pt-PT"/>
        </w:rPr>
        <w:pPrChange w:id="858" w:author="Janina Nalagy" w:date="2026-04-16T17:11:00Z" w16du:dateUtc="2026-04-16T15:11:00Z">
          <w:pPr>
            <w:numPr>
              <w:numId w:val="80"/>
            </w:numPr>
            <w:spacing w:before="100" w:beforeAutospacing="1" w:after="100" w:afterAutospacing="1" w:line="240" w:lineRule="auto"/>
            <w:ind w:left="720" w:hanging="360"/>
          </w:pPr>
        </w:pPrChange>
      </w:pPr>
    </w:p>
    <w:p w14:paraId="00000101" w14:textId="17C1C614" w:rsidR="00341B58" w:rsidRPr="005C188E" w:rsidDel="005527CF" w:rsidRDefault="00000000">
      <w:pPr>
        <w:numPr>
          <w:ilvl w:val="1"/>
          <w:numId w:val="80"/>
        </w:numPr>
        <w:rPr>
          <w:del w:id="859" w:author="Janina Nalagy" w:date="2026-04-16T17:11:00Z" w16du:dateUtc="2026-04-16T15:11:00Z"/>
          <w:lang w:val="pt-PT"/>
          <w:rPrChange w:id="860" w:author="Janina Nalagy" w:date="2026-04-16T17:18:00Z" w16du:dateUtc="2026-04-16T15:18:00Z">
            <w:rPr>
              <w:del w:id="861" w:author="Janina Nalagy" w:date="2026-04-16T17:11:00Z" w16du:dateUtc="2026-04-16T15:11:00Z"/>
            </w:rPr>
          </w:rPrChange>
        </w:rPr>
      </w:pPr>
      <w:del w:id="862" w:author="Janina Nalagy" w:date="2026-04-16T17:11:00Z" w16du:dateUtc="2026-04-16T15:11:00Z">
        <w:r w:rsidRPr="005C188E" w:rsidDel="005527CF">
          <w:rPr>
            <w:lang w:val="pt-PT"/>
            <w:rPrChange w:id="863" w:author="Janina Nalagy" w:date="2026-04-16T17:18:00Z" w16du:dateUtc="2026-04-16T15:18:00Z">
              <w:rPr/>
            </w:rPrChange>
          </w:rPr>
          <w:delText>Realizamos avaliações independentes e devidamente fundamentadas para diferentes classes de activos, com enquadramento técnico e financeiro sólido.</w:delText>
        </w:r>
      </w:del>
    </w:p>
    <w:p w14:paraId="00000102" w14:textId="37A667A6" w:rsidR="00341B58" w:rsidRPr="005C188E" w:rsidDel="005527CF" w:rsidRDefault="00000000">
      <w:pPr>
        <w:numPr>
          <w:ilvl w:val="1"/>
          <w:numId w:val="80"/>
        </w:numPr>
        <w:rPr>
          <w:del w:id="864" w:author="Janina Nalagy" w:date="2026-04-16T17:11:00Z" w16du:dateUtc="2026-04-16T15:11:00Z"/>
          <w:lang w:val="pt-PT"/>
          <w:rPrChange w:id="865" w:author="Janina Nalagy" w:date="2026-04-16T17:18:00Z" w16du:dateUtc="2026-04-16T15:18:00Z">
            <w:rPr>
              <w:del w:id="866" w:author="Janina Nalagy" w:date="2026-04-16T17:11:00Z" w16du:dateUtc="2026-04-16T15:11:00Z"/>
            </w:rPr>
          </w:rPrChange>
        </w:rPr>
      </w:pPr>
      <w:del w:id="867" w:author="Janina Nalagy" w:date="2026-04-16T17:11:00Z" w16du:dateUtc="2026-04-16T15:11:00Z">
        <w:r w:rsidRPr="005C188E" w:rsidDel="005527CF">
          <w:rPr>
            <w:lang w:val="pt-PT"/>
            <w:rPrChange w:id="868" w:author="Janina Nalagy" w:date="2026-04-16T17:18:00Z" w16du:dateUtc="2026-04-16T15:18:00Z">
              <w:rPr/>
            </w:rPrChange>
          </w:rPr>
          <w:delText>Imobiliarios: habitação, escritórios, comércio e hotelaria</w:delText>
        </w:r>
      </w:del>
    </w:p>
    <w:p w14:paraId="00000103" w14:textId="75629621" w:rsidR="00341B58" w:rsidRPr="005C188E" w:rsidDel="005527CF" w:rsidRDefault="00000000">
      <w:pPr>
        <w:numPr>
          <w:ilvl w:val="1"/>
          <w:numId w:val="80"/>
        </w:numPr>
        <w:rPr>
          <w:del w:id="869" w:author="Janina Nalagy" w:date="2026-04-16T17:11:00Z" w16du:dateUtc="2026-04-16T15:11:00Z"/>
          <w:lang w:val="pt-PT"/>
          <w:rPrChange w:id="870" w:author="Janina Nalagy" w:date="2026-04-16T17:18:00Z" w16du:dateUtc="2026-04-16T15:18:00Z">
            <w:rPr>
              <w:del w:id="871" w:author="Janina Nalagy" w:date="2026-04-16T17:11:00Z" w16du:dateUtc="2026-04-16T15:11:00Z"/>
            </w:rPr>
          </w:rPrChange>
        </w:rPr>
      </w:pPr>
      <w:del w:id="872" w:author="Janina Nalagy" w:date="2026-04-16T17:11:00Z" w16du:dateUtc="2026-04-16T15:11:00Z">
        <w:r w:rsidRPr="005C188E" w:rsidDel="005527CF">
          <w:rPr>
            <w:lang w:val="pt-PT"/>
            <w:rPrChange w:id="873" w:author="Janina Nalagy" w:date="2026-04-16T17:18:00Z" w16du:dateUtc="2026-04-16T15:18:00Z">
              <w:rPr/>
            </w:rPrChange>
          </w:rPr>
          <w:delText>Industriais: máquinas, equipamentos e instalações fabris</w:delText>
        </w:r>
      </w:del>
    </w:p>
    <w:p w14:paraId="00000104" w14:textId="75A570D3" w:rsidR="00341B58" w:rsidRPr="005C188E" w:rsidDel="005527CF" w:rsidRDefault="00000000">
      <w:pPr>
        <w:numPr>
          <w:ilvl w:val="1"/>
          <w:numId w:val="80"/>
        </w:numPr>
        <w:rPr>
          <w:del w:id="874" w:author="Janina Nalagy" w:date="2026-04-16T17:11:00Z" w16du:dateUtc="2026-04-16T15:11:00Z"/>
          <w:lang w:val="pt-PT"/>
          <w:rPrChange w:id="875" w:author="Janina Nalagy" w:date="2026-04-16T17:18:00Z" w16du:dateUtc="2026-04-16T15:18:00Z">
            <w:rPr>
              <w:del w:id="876" w:author="Janina Nalagy" w:date="2026-04-16T17:11:00Z" w16du:dateUtc="2026-04-16T15:11:00Z"/>
            </w:rPr>
          </w:rPrChange>
        </w:rPr>
      </w:pPr>
      <w:del w:id="877" w:author="Janina Nalagy" w:date="2026-04-16T17:11:00Z" w16du:dateUtc="2026-04-16T15:11:00Z">
        <w:r w:rsidRPr="005C188E" w:rsidDel="005527CF">
          <w:rPr>
            <w:lang w:val="pt-PT"/>
            <w:rPrChange w:id="878" w:author="Janina Nalagy" w:date="2026-04-16T17:18:00Z" w16du:dateUtc="2026-04-16T15:18:00Z">
              <w:rPr/>
            </w:rPrChange>
          </w:rPr>
          <w:delText>Biológicos: plantações, gado e outros activos vivos</w:delText>
        </w:r>
      </w:del>
    </w:p>
    <w:p w14:paraId="00000105" w14:textId="2994BA1A" w:rsidR="00341B58" w:rsidRPr="005C188E" w:rsidDel="005527CF" w:rsidRDefault="00000000">
      <w:pPr>
        <w:numPr>
          <w:ilvl w:val="1"/>
          <w:numId w:val="80"/>
        </w:numPr>
        <w:rPr>
          <w:del w:id="879" w:author="Janina Nalagy" w:date="2026-04-16T17:11:00Z" w16du:dateUtc="2026-04-16T15:11:00Z"/>
          <w:lang w:val="pt-PT"/>
          <w:rPrChange w:id="880" w:author="Janina Nalagy" w:date="2026-04-16T17:18:00Z" w16du:dateUtc="2026-04-16T15:18:00Z">
            <w:rPr>
              <w:del w:id="881" w:author="Janina Nalagy" w:date="2026-04-16T17:11:00Z" w16du:dateUtc="2026-04-16T15:11:00Z"/>
            </w:rPr>
          </w:rPrChange>
        </w:rPr>
      </w:pPr>
      <w:del w:id="882" w:author="Janina Nalagy" w:date="2026-04-16T17:11:00Z" w16du:dateUtc="2026-04-16T15:11:00Z">
        <w:r w:rsidRPr="005C188E" w:rsidDel="005527CF">
          <w:rPr>
            <w:lang w:val="pt-PT"/>
            <w:rPrChange w:id="883" w:author="Janina Nalagy" w:date="2026-04-16T17:18:00Z" w16du:dateUtc="2026-04-16T15:18:00Z">
              <w:rPr/>
            </w:rPrChange>
          </w:rPr>
          <w:delText>Activos fixos tangíveis: inventariação, etiquetagem e reconciliação</w:delText>
        </w:r>
      </w:del>
    </w:p>
    <w:p w14:paraId="00000106" w14:textId="22EA6E5C" w:rsidR="00341B58" w:rsidRPr="005C188E" w:rsidDel="005527CF" w:rsidRDefault="00000000">
      <w:pPr>
        <w:numPr>
          <w:ilvl w:val="1"/>
          <w:numId w:val="80"/>
        </w:numPr>
        <w:rPr>
          <w:del w:id="884" w:author="Janina Nalagy" w:date="2026-04-16T17:11:00Z" w16du:dateUtc="2026-04-16T15:11:00Z"/>
          <w:lang w:val="pt-PT"/>
          <w:rPrChange w:id="885" w:author="Janina Nalagy" w:date="2026-04-16T17:18:00Z" w16du:dateUtc="2026-04-16T15:18:00Z">
            <w:rPr>
              <w:del w:id="886" w:author="Janina Nalagy" w:date="2026-04-16T17:11:00Z" w16du:dateUtc="2026-04-16T15:11:00Z"/>
            </w:rPr>
          </w:rPrChange>
        </w:rPr>
      </w:pPr>
      <w:del w:id="887" w:author="Janina Nalagy" w:date="2026-04-16T17:11:00Z" w16du:dateUtc="2026-04-16T15:11:00Z">
        <w:r w:rsidRPr="005C188E" w:rsidDel="005527CF">
          <w:rPr>
            <w:lang w:val="pt-PT"/>
            <w:rPrChange w:id="888" w:author="Janina Nalagy" w:date="2026-04-16T17:18:00Z" w16du:dateUtc="2026-04-16T15:18:00Z">
              <w:rPr/>
            </w:rPrChange>
          </w:rPr>
          <w:delText>Intangíveis e investimentos: patentes, concessões, licenças e contractos de leasing</w:delText>
        </w:r>
      </w:del>
    </w:p>
    <w:p w14:paraId="00000107" w14:textId="77777777" w:rsidR="00341B58" w:rsidRPr="005C188E" w:rsidRDefault="00000000">
      <w:pPr>
        <w:numPr>
          <w:ilvl w:val="0"/>
          <w:numId w:val="80"/>
        </w:numPr>
        <w:rPr>
          <w:lang w:val="pt-PT"/>
          <w:rPrChange w:id="889" w:author="Janina Nalagy" w:date="2026-04-16T17:18:00Z" w16du:dateUtc="2026-04-16T15:18:00Z">
            <w:rPr/>
          </w:rPrChange>
        </w:rPr>
      </w:pPr>
      <w:r w:rsidRPr="005C188E">
        <w:rPr>
          <w:lang w:val="pt-PT"/>
          <w:rPrChange w:id="890" w:author="Janina Nalagy" w:date="2026-04-16T17:18:00Z" w16du:dateUtc="2026-04-16T15:18:00Z">
            <w:rPr/>
          </w:rPrChange>
        </w:rPr>
        <w:t>Estudos e Consultoria Estratégica</w:t>
      </w:r>
    </w:p>
    <w:p w14:paraId="553D77F1" w14:textId="77777777" w:rsidR="005527CF" w:rsidRPr="005C188E" w:rsidRDefault="005527CF" w:rsidP="005527CF">
      <w:pPr>
        <w:rPr>
          <w:ins w:id="891" w:author="Janina Nalagy" w:date="2026-04-16T17:12:00Z"/>
          <w:lang w:val="pt-PT"/>
        </w:rPr>
      </w:pPr>
      <w:ins w:id="892" w:author="Janina Nalagy" w:date="2026-04-16T17:12:00Z">
        <w:r w:rsidRPr="005C188E">
          <w:rPr>
            <w:lang w:val="pt-PT"/>
          </w:rPr>
          <w:t>Apoiamos decisões de investimento, expansão, optimização e reposicionamento, através de análises técnicas e económicas orientadas para a viabilidade, mitigação de risco e criação de valor.</w:t>
        </w:r>
      </w:ins>
    </w:p>
    <w:p w14:paraId="322F3EFB" w14:textId="77777777" w:rsidR="005527CF" w:rsidRPr="005C188E" w:rsidRDefault="005527CF" w:rsidP="005527CF">
      <w:pPr>
        <w:numPr>
          <w:ilvl w:val="0"/>
          <w:numId w:val="91"/>
        </w:numPr>
        <w:rPr>
          <w:ins w:id="893" w:author="Janina Nalagy" w:date="2026-04-16T17:12:00Z"/>
          <w:lang w:val="pt-PT"/>
        </w:rPr>
      </w:pPr>
      <w:ins w:id="894" w:author="Janina Nalagy" w:date="2026-04-16T17:12:00Z">
        <w:r w:rsidRPr="005C188E">
          <w:rPr>
            <w:lang w:val="pt-PT"/>
          </w:rPr>
          <w:t xml:space="preserve">estudos de mercado e análise da oferta e da procura </w:t>
        </w:r>
      </w:ins>
    </w:p>
    <w:p w14:paraId="598FE246" w14:textId="77777777" w:rsidR="005527CF" w:rsidRPr="005C188E" w:rsidRDefault="005527CF" w:rsidP="005527CF">
      <w:pPr>
        <w:numPr>
          <w:ilvl w:val="0"/>
          <w:numId w:val="91"/>
        </w:numPr>
        <w:rPr>
          <w:ins w:id="895" w:author="Janina Nalagy" w:date="2026-04-16T17:12:00Z"/>
          <w:lang w:val="pt-PT"/>
        </w:rPr>
      </w:pPr>
      <w:ins w:id="896" w:author="Janina Nalagy" w:date="2026-04-16T17:12:00Z">
        <w:r w:rsidRPr="005C188E">
          <w:rPr>
            <w:lang w:val="pt-PT"/>
          </w:rPr>
          <w:t xml:space="preserve">estudos de viabilidade financeira e projecções de investimento </w:t>
        </w:r>
      </w:ins>
    </w:p>
    <w:p w14:paraId="7FE86F04" w14:textId="77777777" w:rsidR="005527CF" w:rsidRPr="005C188E" w:rsidRDefault="005527CF" w:rsidP="005527CF">
      <w:pPr>
        <w:numPr>
          <w:ilvl w:val="0"/>
          <w:numId w:val="91"/>
        </w:numPr>
        <w:rPr>
          <w:ins w:id="897" w:author="Janina Nalagy" w:date="2026-04-16T17:12:00Z"/>
          <w:lang w:val="pt-PT"/>
        </w:rPr>
      </w:pPr>
      <w:ins w:id="898" w:author="Janina Nalagy" w:date="2026-04-16T17:12:00Z">
        <w:r w:rsidRPr="005C188E">
          <w:rPr>
            <w:lang w:val="pt-PT"/>
          </w:rPr>
          <w:t xml:space="preserve">consultoria estratégica para desenvolvimento imobiliário </w:t>
        </w:r>
      </w:ins>
    </w:p>
    <w:p w14:paraId="12F7F99F" w14:textId="77777777" w:rsidR="005527CF" w:rsidRPr="005C188E" w:rsidRDefault="005527CF" w:rsidP="005527CF">
      <w:pPr>
        <w:numPr>
          <w:ilvl w:val="0"/>
          <w:numId w:val="91"/>
        </w:numPr>
        <w:rPr>
          <w:ins w:id="899" w:author="Janina Nalagy" w:date="2026-04-16T17:12:00Z" w16du:dateUtc="2026-04-16T15:12:00Z"/>
          <w:lang w:val="pt-PT"/>
        </w:rPr>
      </w:pPr>
      <w:ins w:id="900" w:author="Janina Nalagy" w:date="2026-04-16T17:12:00Z">
        <w:r w:rsidRPr="005C188E">
          <w:rPr>
            <w:lang w:val="pt-PT"/>
          </w:rPr>
          <w:lastRenderedPageBreak/>
          <w:t>peritagens de seguros e revisão técnica de apólices</w:t>
        </w:r>
      </w:ins>
    </w:p>
    <w:p w14:paraId="46BF5730" w14:textId="77777777" w:rsidR="005527CF" w:rsidRPr="005C188E" w:rsidRDefault="005527CF" w:rsidP="005527CF">
      <w:pPr>
        <w:numPr>
          <w:ilvl w:val="0"/>
          <w:numId w:val="91"/>
        </w:numPr>
        <w:rPr>
          <w:ins w:id="901" w:author="Janina Nalagy" w:date="2026-04-16T17:12:00Z"/>
          <w:lang w:val="pt-PT"/>
        </w:rPr>
      </w:pPr>
    </w:p>
    <w:p w14:paraId="00000108" w14:textId="1B7961D5" w:rsidR="00341B58" w:rsidRPr="005C188E" w:rsidDel="005527CF" w:rsidRDefault="00000000" w:rsidP="005527CF">
      <w:pPr>
        <w:rPr>
          <w:del w:id="902" w:author="Janina Nalagy" w:date="2026-04-16T17:12:00Z" w16du:dateUtc="2026-04-16T15:12:00Z"/>
          <w:lang w:val="pt-PT"/>
          <w:rPrChange w:id="903" w:author="Janina Nalagy" w:date="2026-04-16T17:18:00Z" w16du:dateUtc="2026-04-16T15:18:00Z">
            <w:rPr>
              <w:del w:id="904" w:author="Janina Nalagy" w:date="2026-04-16T17:12:00Z" w16du:dateUtc="2026-04-16T15:12:00Z"/>
            </w:rPr>
          </w:rPrChange>
        </w:rPr>
        <w:pPrChange w:id="905" w:author="Janina Nalagy" w:date="2026-04-16T17:12:00Z" w16du:dateUtc="2026-04-16T15:12:00Z">
          <w:pPr>
            <w:numPr>
              <w:ilvl w:val="1"/>
              <w:numId w:val="80"/>
            </w:numPr>
            <w:ind w:left="1440" w:hanging="360"/>
          </w:pPr>
        </w:pPrChange>
      </w:pPr>
      <w:del w:id="906" w:author="Janina Nalagy" w:date="2026-04-16T17:12:00Z" w16du:dateUtc="2026-04-16T15:12:00Z">
        <w:r w:rsidRPr="005C188E" w:rsidDel="005527CF">
          <w:rPr>
            <w:lang w:val="pt-PT"/>
            <w:rPrChange w:id="907" w:author="Janina Nalagy" w:date="2026-04-16T17:18:00Z" w16du:dateUtc="2026-04-16T15:18:00Z">
              <w:rPr/>
            </w:rPrChange>
          </w:rPr>
          <w:delText>Apoiamos decisões de expansão, optimização e investimento com análises orientadas para viabilidade, risco e posicionamento competitivo.</w:delText>
        </w:r>
      </w:del>
    </w:p>
    <w:p w14:paraId="00000109" w14:textId="2967BF39" w:rsidR="00341B58" w:rsidRPr="005C188E" w:rsidDel="005527CF" w:rsidRDefault="00000000">
      <w:pPr>
        <w:numPr>
          <w:ilvl w:val="1"/>
          <w:numId w:val="80"/>
        </w:numPr>
        <w:rPr>
          <w:del w:id="908" w:author="Janina Nalagy" w:date="2026-04-16T17:12:00Z" w16du:dateUtc="2026-04-16T15:12:00Z"/>
          <w:lang w:val="pt-PT"/>
          <w:rPrChange w:id="909" w:author="Janina Nalagy" w:date="2026-04-16T17:18:00Z" w16du:dateUtc="2026-04-16T15:18:00Z">
            <w:rPr>
              <w:del w:id="910" w:author="Janina Nalagy" w:date="2026-04-16T17:12:00Z" w16du:dateUtc="2026-04-16T15:12:00Z"/>
            </w:rPr>
          </w:rPrChange>
        </w:rPr>
      </w:pPr>
      <w:del w:id="911" w:author="Janina Nalagy" w:date="2026-04-16T17:12:00Z" w16du:dateUtc="2026-04-16T15:12:00Z">
        <w:r w:rsidRPr="005C188E" w:rsidDel="005527CF">
          <w:rPr>
            <w:lang w:val="pt-PT"/>
            <w:rPrChange w:id="912" w:author="Janina Nalagy" w:date="2026-04-16T17:18:00Z" w16du:dateUtc="2026-04-16T15:18:00Z">
              <w:rPr/>
            </w:rPrChange>
          </w:rPr>
          <w:delText>Estudos de mercado e análise de oferta e procura</w:delText>
        </w:r>
      </w:del>
    </w:p>
    <w:p w14:paraId="0000010A" w14:textId="3599ACAF" w:rsidR="00341B58" w:rsidRPr="005C188E" w:rsidDel="005527CF" w:rsidRDefault="00000000">
      <w:pPr>
        <w:numPr>
          <w:ilvl w:val="1"/>
          <w:numId w:val="80"/>
        </w:numPr>
        <w:rPr>
          <w:del w:id="913" w:author="Janina Nalagy" w:date="2026-04-16T17:12:00Z" w16du:dateUtc="2026-04-16T15:12:00Z"/>
          <w:lang w:val="pt-PT"/>
          <w:rPrChange w:id="914" w:author="Janina Nalagy" w:date="2026-04-16T17:18:00Z" w16du:dateUtc="2026-04-16T15:18:00Z">
            <w:rPr>
              <w:del w:id="915" w:author="Janina Nalagy" w:date="2026-04-16T17:12:00Z" w16du:dateUtc="2026-04-16T15:12:00Z"/>
            </w:rPr>
          </w:rPrChange>
        </w:rPr>
      </w:pPr>
      <w:del w:id="916" w:author="Janina Nalagy" w:date="2026-04-16T17:12:00Z" w16du:dateUtc="2026-04-16T15:12:00Z">
        <w:r w:rsidRPr="005C188E" w:rsidDel="005527CF">
          <w:rPr>
            <w:lang w:val="pt-PT"/>
            <w:rPrChange w:id="917" w:author="Janina Nalagy" w:date="2026-04-16T17:18:00Z" w16du:dateUtc="2026-04-16T15:18:00Z">
              <w:rPr/>
            </w:rPrChange>
          </w:rPr>
          <w:delText>Viabilidade financeira e projecções de investimento</w:delText>
        </w:r>
      </w:del>
    </w:p>
    <w:p w14:paraId="0000010B" w14:textId="2390BE00" w:rsidR="00341B58" w:rsidRPr="005C188E" w:rsidDel="005527CF" w:rsidRDefault="00000000">
      <w:pPr>
        <w:numPr>
          <w:ilvl w:val="1"/>
          <w:numId w:val="80"/>
        </w:numPr>
        <w:rPr>
          <w:del w:id="918" w:author="Janina Nalagy" w:date="2026-04-16T17:12:00Z" w16du:dateUtc="2026-04-16T15:12:00Z"/>
          <w:lang w:val="pt-PT"/>
          <w:rPrChange w:id="919" w:author="Janina Nalagy" w:date="2026-04-16T17:18:00Z" w16du:dateUtc="2026-04-16T15:18:00Z">
            <w:rPr>
              <w:del w:id="920" w:author="Janina Nalagy" w:date="2026-04-16T17:12:00Z" w16du:dateUtc="2026-04-16T15:12:00Z"/>
            </w:rPr>
          </w:rPrChange>
        </w:rPr>
      </w:pPr>
      <w:del w:id="921" w:author="Janina Nalagy" w:date="2026-04-16T17:12:00Z" w16du:dateUtc="2026-04-16T15:12:00Z">
        <w:r w:rsidRPr="005C188E" w:rsidDel="005527CF">
          <w:rPr>
            <w:lang w:val="pt-PT"/>
            <w:rPrChange w:id="922" w:author="Janina Nalagy" w:date="2026-04-16T17:18:00Z" w16du:dateUtc="2026-04-16T15:18:00Z">
              <w:rPr/>
            </w:rPrChange>
          </w:rPr>
          <w:delText>Consultoria estratégica para desenvolvimento imobiliário</w:delText>
        </w:r>
      </w:del>
    </w:p>
    <w:p w14:paraId="0000010C" w14:textId="5E4D1711" w:rsidR="00341B58" w:rsidRPr="005C188E" w:rsidDel="005527CF" w:rsidRDefault="00000000">
      <w:pPr>
        <w:numPr>
          <w:ilvl w:val="1"/>
          <w:numId w:val="80"/>
        </w:numPr>
        <w:rPr>
          <w:del w:id="923" w:author="Janina Nalagy" w:date="2026-04-16T17:12:00Z" w16du:dateUtc="2026-04-16T15:12:00Z"/>
          <w:lang w:val="pt-PT"/>
          <w:rPrChange w:id="924" w:author="Janina Nalagy" w:date="2026-04-16T17:18:00Z" w16du:dateUtc="2026-04-16T15:18:00Z">
            <w:rPr>
              <w:del w:id="925" w:author="Janina Nalagy" w:date="2026-04-16T17:12:00Z" w16du:dateUtc="2026-04-16T15:12:00Z"/>
            </w:rPr>
          </w:rPrChange>
        </w:rPr>
      </w:pPr>
      <w:del w:id="926" w:author="Janina Nalagy" w:date="2026-04-16T17:12:00Z" w16du:dateUtc="2026-04-16T15:12:00Z">
        <w:r w:rsidRPr="005C188E" w:rsidDel="005527CF">
          <w:rPr>
            <w:lang w:val="pt-PT"/>
            <w:rPrChange w:id="927" w:author="Janina Nalagy" w:date="2026-04-16T17:18:00Z" w16du:dateUtc="2026-04-16T15:18:00Z">
              <w:rPr/>
            </w:rPrChange>
          </w:rPr>
          <w:delText>Peritagem de seguros e revisão de apólices</w:delText>
        </w:r>
      </w:del>
    </w:p>
    <w:p w14:paraId="54D80FF7" w14:textId="7EBEAC52" w:rsidR="005527CF" w:rsidRPr="005C188E" w:rsidRDefault="005527CF" w:rsidP="005527CF">
      <w:pPr>
        <w:pStyle w:val="Ttulo3"/>
        <w:rPr>
          <w:ins w:id="928" w:author="Janina Nalagy" w:date="2026-04-16T17:13:00Z" w16du:dateUtc="2026-04-16T15:13:00Z"/>
          <w:lang w:val="pt-PT"/>
          <w:rPrChange w:id="929" w:author="Janina Nalagy" w:date="2026-04-16T17:18:00Z" w16du:dateUtc="2026-04-16T15:18:00Z">
            <w:rPr>
              <w:ins w:id="930" w:author="Janina Nalagy" w:date="2026-04-16T17:13:00Z" w16du:dateUtc="2026-04-16T15:13:00Z"/>
            </w:rPr>
          </w:rPrChange>
        </w:rPr>
      </w:pPr>
      <w:ins w:id="931" w:author="Janina Nalagy" w:date="2026-04-16T17:13:00Z" w16du:dateUtc="2026-04-16T15:13:00Z">
        <w:r w:rsidRPr="005C188E">
          <w:rPr>
            <w:lang w:val="pt-PT"/>
            <w:rPrChange w:id="932" w:author="Janina Nalagy" w:date="2026-04-16T17:18:00Z" w16du:dateUtc="2026-04-16T15:18:00Z">
              <w:rPr/>
            </w:rPrChange>
          </w:rPr>
          <w:t>Inventariação</w:t>
        </w:r>
        <w:r w:rsidRPr="005C188E">
          <w:rPr>
            <w:lang w:val="pt-PT"/>
            <w:rPrChange w:id="933" w:author="Janina Nalagy" w:date="2026-04-16T17:18:00Z" w16du:dateUtc="2026-04-16T15:18:00Z">
              <w:rPr/>
            </w:rPrChange>
          </w:rPr>
          <w:t xml:space="preserve"> E </w:t>
        </w:r>
        <w:r w:rsidRPr="005C188E">
          <w:rPr>
            <w:lang w:val="pt-PT"/>
            <w:rPrChange w:id="934" w:author="Janina Nalagy" w:date="2026-04-16T17:18:00Z" w16du:dateUtc="2026-04-16T15:18:00Z">
              <w:rPr/>
            </w:rPrChange>
          </w:rPr>
          <w:t>Etiquetagem Activos</w:t>
        </w:r>
      </w:ins>
    </w:p>
    <w:p w14:paraId="7FE95DE7" w14:textId="77777777" w:rsidR="005527CF" w:rsidRPr="005C188E" w:rsidRDefault="005527CF" w:rsidP="005527CF">
      <w:pPr>
        <w:pStyle w:val="NormalWeb"/>
        <w:rPr>
          <w:ins w:id="935" w:author="Janina Nalagy" w:date="2026-04-16T17:13:00Z" w16du:dateUtc="2026-04-16T15:13:00Z"/>
          <w:lang w:val="pt-PT"/>
          <w:rPrChange w:id="936" w:author="Janina Nalagy" w:date="2026-04-16T17:18:00Z" w16du:dateUtc="2026-04-16T15:18:00Z">
            <w:rPr>
              <w:ins w:id="937" w:author="Janina Nalagy" w:date="2026-04-16T17:13:00Z" w16du:dateUtc="2026-04-16T15:13:00Z"/>
            </w:rPr>
          </w:rPrChange>
        </w:rPr>
      </w:pPr>
      <w:ins w:id="938" w:author="Janina Nalagy" w:date="2026-04-16T17:13:00Z" w16du:dateUtc="2026-04-16T15:13:00Z">
        <w:r w:rsidRPr="005C188E">
          <w:rPr>
            <w:lang w:val="pt-PT"/>
            <w:rPrChange w:id="939" w:author="Janina Nalagy" w:date="2026-04-16T17:18:00Z" w16du:dateUtc="2026-04-16T15:18:00Z">
              <w:rPr/>
            </w:rPrChange>
          </w:rPr>
          <w:t>Implementamos soluções de inventariação física e controlo patrimonial com recurso a processos digitais, reforçando a fiabilidade da informação, a reconciliação patrimonial e a monitorização operacional dos activos.</w:t>
        </w:r>
      </w:ins>
    </w:p>
    <w:p w14:paraId="36C46BB1" w14:textId="77777777" w:rsidR="005527CF" w:rsidRPr="005C188E" w:rsidRDefault="005527CF" w:rsidP="005527CF">
      <w:pPr>
        <w:numPr>
          <w:ilvl w:val="0"/>
          <w:numId w:val="92"/>
        </w:numPr>
        <w:spacing w:before="100" w:beforeAutospacing="1" w:after="100" w:afterAutospacing="1" w:line="240" w:lineRule="auto"/>
        <w:rPr>
          <w:ins w:id="940" w:author="Janina Nalagy" w:date="2026-04-16T17:13:00Z" w16du:dateUtc="2026-04-16T15:13:00Z"/>
          <w:lang w:val="pt-PT"/>
          <w:rPrChange w:id="941" w:author="Janina Nalagy" w:date="2026-04-16T17:18:00Z" w16du:dateUtc="2026-04-16T15:18:00Z">
            <w:rPr>
              <w:ins w:id="942" w:author="Janina Nalagy" w:date="2026-04-16T17:13:00Z" w16du:dateUtc="2026-04-16T15:13:00Z"/>
            </w:rPr>
          </w:rPrChange>
        </w:rPr>
      </w:pPr>
      <w:ins w:id="943" w:author="Janina Nalagy" w:date="2026-04-16T17:13:00Z" w16du:dateUtc="2026-04-16T15:13:00Z">
        <w:r w:rsidRPr="005C188E">
          <w:rPr>
            <w:lang w:val="pt-PT"/>
            <w:rPrChange w:id="944" w:author="Janina Nalagy" w:date="2026-04-16T17:18:00Z" w16du:dateUtc="2026-04-16T15:18:00Z">
              <w:rPr/>
            </w:rPrChange>
          </w:rPr>
          <w:t xml:space="preserve">etiquetagem patrimonial em poliéster térmico com registo fotográfico </w:t>
        </w:r>
      </w:ins>
    </w:p>
    <w:p w14:paraId="28643A0C" w14:textId="77777777" w:rsidR="005527CF" w:rsidRPr="005C188E" w:rsidRDefault="005527CF" w:rsidP="005527CF">
      <w:pPr>
        <w:numPr>
          <w:ilvl w:val="0"/>
          <w:numId w:val="92"/>
        </w:numPr>
        <w:spacing w:before="100" w:beforeAutospacing="1" w:after="100" w:afterAutospacing="1" w:line="240" w:lineRule="auto"/>
        <w:rPr>
          <w:ins w:id="945" w:author="Janina Nalagy" w:date="2026-04-16T17:13:00Z" w16du:dateUtc="2026-04-16T15:13:00Z"/>
          <w:lang w:val="pt-PT"/>
          <w:rPrChange w:id="946" w:author="Janina Nalagy" w:date="2026-04-16T17:18:00Z" w16du:dateUtc="2026-04-16T15:18:00Z">
            <w:rPr>
              <w:ins w:id="947" w:author="Janina Nalagy" w:date="2026-04-16T17:13:00Z" w16du:dateUtc="2026-04-16T15:13:00Z"/>
            </w:rPr>
          </w:rPrChange>
        </w:rPr>
      </w:pPr>
      <w:ins w:id="948" w:author="Janina Nalagy" w:date="2026-04-16T17:13:00Z" w16du:dateUtc="2026-04-16T15:13:00Z">
        <w:r w:rsidRPr="005C188E">
          <w:rPr>
            <w:lang w:val="pt-PT"/>
            <w:rPrChange w:id="949" w:author="Janina Nalagy" w:date="2026-04-16T17:18:00Z" w16du:dateUtc="2026-04-16T15:18:00Z">
              <w:rPr/>
            </w:rPrChange>
          </w:rPr>
          <w:t xml:space="preserve">criação e organização de base de dados digital para gestão contínua </w:t>
        </w:r>
      </w:ins>
    </w:p>
    <w:p w14:paraId="2813A28C" w14:textId="77777777" w:rsidR="005527CF" w:rsidRPr="005C188E" w:rsidRDefault="005527CF" w:rsidP="005527CF">
      <w:pPr>
        <w:numPr>
          <w:ilvl w:val="0"/>
          <w:numId w:val="92"/>
        </w:numPr>
        <w:spacing w:before="100" w:beforeAutospacing="1" w:after="100" w:afterAutospacing="1" w:line="240" w:lineRule="auto"/>
        <w:rPr>
          <w:ins w:id="950" w:author="Janina Nalagy" w:date="2026-04-16T17:13:00Z" w16du:dateUtc="2026-04-16T15:13:00Z"/>
          <w:lang w:val="pt-PT"/>
          <w:rPrChange w:id="951" w:author="Janina Nalagy" w:date="2026-04-16T17:18:00Z" w16du:dateUtc="2026-04-16T15:18:00Z">
            <w:rPr>
              <w:ins w:id="952" w:author="Janina Nalagy" w:date="2026-04-16T17:13:00Z" w16du:dateUtc="2026-04-16T15:13:00Z"/>
            </w:rPr>
          </w:rPrChange>
        </w:rPr>
      </w:pPr>
      <w:ins w:id="953" w:author="Janina Nalagy" w:date="2026-04-16T17:13:00Z" w16du:dateUtc="2026-04-16T15:13:00Z">
        <w:r w:rsidRPr="005C188E">
          <w:rPr>
            <w:lang w:val="pt-PT"/>
            <w:rPrChange w:id="954" w:author="Janina Nalagy" w:date="2026-04-16T17:18:00Z" w16du:dateUtc="2026-04-16T15:18:00Z">
              <w:rPr/>
            </w:rPrChange>
          </w:rPr>
          <w:t xml:space="preserve">aplicação de etiquetas RFID para localização e controlo automatizado de activos </w:t>
        </w:r>
      </w:ins>
    </w:p>
    <w:p w14:paraId="144F9394" w14:textId="77777777" w:rsidR="005527CF" w:rsidRPr="005C188E" w:rsidRDefault="005527CF" w:rsidP="005527CF">
      <w:pPr>
        <w:numPr>
          <w:ilvl w:val="0"/>
          <w:numId w:val="92"/>
        </w:numPr>
        <w:spacing w:before="100" w:beforeAutospacing="1" w:after="100" w:afterAutospacing="1" w:line="240" w:lineRule="auto"/>
        <w:rPr>
          <w:ins w:id="955" w:author="Janina Nalagy" w:date="2026-04-16T17:13:00Z" w16du:dateUtc="2026-04-16T15:13:00Z"/>
          <w:lang w:val="pt-PT"/>
          <w:rPrChange w:id="956" w:author="Janina Nalagy" w:date="2026-04-16T17:18:00Z" w16du:dateUtc="2026-04-16T15:18:00Z">
            <w:rPr>
              <w:ins w:id="957" w:author="Janina Nalagy" w:date="2026-04-16T17:13:00Z" w16du:dateUtc="2026-04-16T15:13:00Z"/>
            </w:rPr>
          </w:rPrChange>
        </w:rPr>
      </w:pPr>
      <w:ins w:id="958" w:author="Janina Nalagy" w:date="2026-04-16T17:13:00Z" w16du:dateUtc="2026-04-16T15:13:00Z">
        <w:r w:rsidRPr="005C188E">
          <w:rPr>
            <w:lang w:val="pt-PT"/>
            <w:rPrChange w:id="959" w:author="Janina Nalagy" w:date="2026-04-16T17:18:00Z" w16du:dateUtc="2026-04-16T15:18:00Z">
              <w:rPr/>
            </w:rPrChange>
          </w:rPr>
          <w:t>verificações periódicas para redução de tempo, custos e desvios patrimoniais</w:t>
        </w:r>
      </w:ins>
    </w:p>
    <w:p w14:paraId="0000010D" w14:textId="2BBC5D1B" w:rsidR="00341B58" w:rsidRPr="005C188E" w:rsidDel="005527CF" w:rsidRDefault="00000000">
      <w:pPr>
        <w:numPr>
          <w:ilvl w:val="0"/>
          <w:numId w:val="80"/>
        </w:numPr>
        <w:rPr>
          <w:del w:id="960" w:author="Janina Nalagy" w:date="2026-04-16T17:13:00Z" w16du:dateUtc="2026-04-16T15:13:00Z"/>
          <w:lang w:val="pt-PT"/>
          <w:rPrChange w:id="961" w:author="Janina Nalagy" w:date="2026-04-16T17:18:00Z" w16du:dateUtc="2026-04-16T15:18:00Z">
            <w:rPr>
              <w:del w:id="962" w:author="Janina Nalagy" w:date="2026-04-16T17:13:00Z" w16du:dateUtc="2026-04-16T15:13:00Z"/>
            </w:rPr>
          </w:rPrChange>
        </w:rPr>
      </w:pPr>
      <w:del w:id="963" w:author="Janina Nalagy" w:date="2026-04-16T17:13:00Z" w16du:dateUtc="2026-04-16T15:13:00Z">
        <w:r w:rsidRPr="005C188E" w:rsidDel="005527CF">
          <w:rPr>
            <w:lang w:val="pt-PT"/>
            <w:rPrChange w:id="964" w:author="Janina Nalagy" w:date="2026-04-16T17:18:00Z" w16du:dateUtc="2026-04-16T15:18:00Z">
              <w:rPr/>
            </w:rPrChange>
          </w:rPr>
          <w:delText>Inventariacao e Tracking de Activos</w:delText>
        </w:r>
      </w:del>
    </w:p>
    <w:p w14:paraId="0000010E" w14:textId="2B802C2D" w:rsidR="00341B58" w:rsidRPr="005C188E" w:rsidDel="005527CF" w:rsidRDefault="00000000">
      <w:pPr>
        <w:numPr>
          <w:ilvl w:val="1"/>
          <w:numId w:val="80"/>
        </w:numPr>
        <w:rPr>
          <w:del w:id="965" w:author="Janina Nalagy" w:date="2026-04-16T17:13:00Z" w16du:dateUtc="2026-04-16T15:13:00Z"/>
          <w:lang w:val="pt-PT"/>
          <w:rPrChange w:id="966" w:author="Janina Nalagy" w:date="2026-04-16T17:18:00Z" w16du:dateUtc="2026-04-16T15:18:00Z">
            <w:rPr>
              <w:del w:id="967" w:author="Janina Nalagy" w:date="2026-04-16T17:13:00Z" w16du:dateUtc="2026-04-16T15:13:00Z"/>
            </w:rPr>
          </w:rPrChange>
        </w:rPr>
      </w:pPr>
      <w:del w:id="968" w:author="Janina Nalagy" w:date="2026-04-16T17:13:00Z" w16du:dateUtc="2026-04-16T15:13:00Z">
        <w:r w:rsidRPr="005C188E" w:rsidDel="005527CF">
          <w:rPr>
            <w:lang w:val="pt-PT"/>
            <w:rPrChange w:id="969" w:author="Janina Nalagy" w:date="2026-04-16T17:18:00Z" w16du:dateUtc="2026-04-16T15:18:00Z">
              <w:rPr/>
            </w:rPrChange>
          </w:rPr>
          <w:delText>Organizamos activos físicos com processos digitais e controlo permanente, melhorando auditorias, reconciliação patrimonial e monitorização operacional.</w:delText>
        </w:r>
      </w:del>
    </w:p>
    <w:p w14:paraId="0000010F" w14:textId="71A517DD" w:rsidR="00341B58" w:rsidRPr="005C188E" w:rsidDel="005527CF" w:rsidRDefault="00000000">
      <w:pPr>
        <w:numPr>
          <w:ilvl w:val="1"/>
          <w:numId w:val="80"/>
        </w:numPr>
        <w:rPr>
          <w:del w:id="970" w:author="Janina Nalagy" w:date="2026-04-16T17:13:00Z" w16du:dateUtc="2026-04-16T15:13:00Z"/>
          <w:lang w:val="pt-PT"/>
          <w:rPrChange w:id="971" w:author="Janina Nalagy" w:date="2026-04-16T17:18:00Z" w16du:dateUtc="2026-04-16T15:18:00Z">
            <w:rPr>
              <w:del w:id="972" w:author="Janina Nalagy" w:date="2026-04-16T17:13:00Z" w16du:dateUtc="2026-04-16T15:13:00Z"/>
            </w:rPr>
          </w:rPrChange>
        </w:rPr>
      </w:pPr>
      <w:del w:id="973" w:author="Janina Nalagy" w:date="2026-04-16T17:13:00Z" w16du:dateUtc="2026-04-16T15:13:00Z">
        <w:r w:rsidRPr="005C188E" w:rsidDel="005527CF">
          <w:rPr>
            <w:lang w:val="pt-PT"/>
            <w:rPrChange w:id="974" w:author="Janina Nalagy" w:date="2026-04-16T17:18:00Z" w16du:dateUtc="2026-04-16T15:18:00Z">
              <w:rPr/>
            </w:rPrChange>
          </w:rPr>
          <w:delText>Etiquetagem em poliéster térmico com registo fotográfico</w:delText>
        </w:r>
      </w:del>
    </w:p>
    <w:p w14:paraId="00000110" w14:textId="15FD640B" w:rsidR="00341B58" w:rsidRPr="005C188E" w:rsidDel="005527CF" w:rsidRDefault="00000000">
      <w:pPr>
        <w:numPr>
          <w:ilvl w:val="1"/>
          <w:numId w:val="80"/>
        </w:numPr>
        <w:rPr>
          <w:del w:id="975" w:author="Janina Nalagy" w:date="2026-04-16T17:13:00Z" w16du:dateUtc="2026-04-16T15:13:00Z"/>
          <w:lang w:val="pt-PT"/>
          <w:rPrChange w:id="976" w:author="Janina Nalagy" w:date="2026-04-16T17:18:00Z" w16du:dateUtc="2026-04-16T15:18:00Z">
            <w:rPr>
              <w:del w:id="977" w:author="Janina Nalagy" w:date="2026-04-16T17:13:00Z" w16du:dateUtc="2026-04-16T15:13:00Z"/>
            </w:rPr>
          </w:rPrChange>
        </w:rPr>
      </w:pPr>
      <w:del w:id="978" w:author="Janina Nalagy" w:date="2026-04-16T17:13:00Z" w16du:dateUtc="2026-04-16T15:13:00Z">
        <w:r w:rsidRPr="005C188E" w:rsidDel="005527CF">
          <w:rPr>
            <w:lang w:val="pt-PT"/>
            <w:rPrChange w:id="979" w:author="Janina Nalagy" w:date="2026-04-16T17:18:00Z" w16du:dateUtc="2026-04-16T15:18:00Z">
              <w:rPr/>
            </w:rPrChange>
          </w:rPr>
          <w:delText>Base de dados digital com acesso contínuo</w:delText>
        </w:r>
      </w:del>
    </w:p>
    <w:p w14:paraId="00000111" w14:textId="052197D0" w:rsidR="00341B58" w:rsidRPr="005C188E" w:rsidDel="005527CF" w:rsidRDefault="00000000">
      <w:pPr>
        <w:numPr>
          <w:ilvl w:val="1"/>
          <w:numId w:val="80"/>
        </w:numPr>
        <w:rPr>
          <w:del w:id="980" w:author="Janina Nalagy" w:date="2026-04-16T17:13:00Z" w16du:dateUtc="2026-04-16T15:13:00Z"/>
          <w:lang w:val="pt-PT"/>
          <w:rPrChange w:id="981" w:author="Janina Nalagy" w:date="2026-04-16T17:18:00Z" w16du:dateUtc="2026-04-16T15:18:00Z">
            <w:rPr>
              <w:del w:id="982" w:author="Janina Nalagy" w:date="2026-04-16T17:13:00Z" w16du:dateUtc="2026-04-16T15:13:00Z"/>
            </w:rPr>
          </w:rPrChange>
        </w:rPr>
      </w:pPr>
      <w:del w:id="983" w:author="Janina Nalagy" w:date="2026-04-16T17:13:00Z" w16du:dateUtc="2026-04-16T15:13:00Z">
        <w:r w:rsidRPr="005C188E" w:rsidDel="005527CF">
          <w:rPr>
            <w:lang w:val="pt-PT"/>
            <w:rPrChange w:id="984" w:author="Janina Nalagy" w:date="2026-04-16T17:18:00Z" w16du:dateUtc="2026-04-16T15:18:00Z">
              <w:rPr/>
            </w:rPrChange>
          </w:rPr>
          <w:delText>Etiquetas RFID para localização automática até 10 metros</w:delText>
        </w:r>
      </w:del>
    </w:p>
    <w:p w14:paraId="00000112" w14:textId="782F979B" w:rsidR="00341B58" w:rsidRPr="005C188E" w:rsidDel="005527CF" w:rsidRDefault="00000000">
      <w:pPr>
        <w:numPr>
          <w:ilvl w:val="1"/>
          <w:numId w:val="80"/>
        </w:numPr>
        <w:rPr>
          <w:del w:id="985" w:author="Janina Nalagy" w:date="2026-04-16T17:13:00Z" w16du:dateUtc="2026-04-16T15:13:00Z"/>
          <w:lang w:val="pt-PT"/>
        </w:rPr>
      </w:pPr>
      <w:del w:id="986" w:author="Janina Nalagy" w:date="2026-04-16T17:13:00Z" w16du:dateUtc="2026-04-16T15:13:00Z">
        <w:r w:rsidRPr="005C188E" w:rsidDel="005527CF">
          <w:rPr>
            <w:lang w:val="pt-PT"/>
            <w:rPrChange w:id="987" w:author="Janina Nalagy" w:date="2026-04-16T17:18:00Z" w16du:dateUtc="2026-04-16T15:18:00Z">
              <w:rPr/>
            </w:rPrChange>
          </w:rPr>
          <w:delText>Verificacoes periódicas com redução de tempo e custo</w:delText>
        </w:r>
      </w:del>
    </w:p>
    <w:p w14:paraId="69FDF8E4" w14:textId="77777777" w:rsidR="005527CF" w:rsidRPr="005C188E" w:rsidRDefault="005527CF" w:rsidP="005527CF">
      <w:pPr>
        <w:rPr>
          <w:ins w:id="988" w:author="Janina Nalagy" w:date="2026-04-16T17:13:00Z"/>
          <w:b/>
          <w:bCs/>
          <w:lang w:val="pt-PT"/>
        </w:rPr>
      </w:pPr>
      <w:ins w:id="989" w:author="Janina Nalagy" w:date="2026-04-16T17:13:00Z">
        <w:r w:rsidRPr="005C188E">
          <w:rPr>
            <w:b/>
            <w:bCs/>
            <w:lang w:val="pt-PT"/>
          </w:rPr>
          <w:t>4. Peritagem Técnica</w:t>
        </w:r>
      </w:ins>
    </w:p>
    <w:p w14:paraId="4F423551" w14:textId="77777777" w:rsidR="005527CF" w:rsidRPr="005C188E" w:rsidRDefault="005527CF" w:rsidP="005527CF">
      <w:pPr>
        <w:rPr>
          <w:ins w:id="990" w:author="Janina Nalagy" w:date="2026-04-16T17:13:00Z"/>
          <w:lang w:val="pt-PT"/>
        </w:rPr>
      </w:pPr>
      <w:ins w:id="991" w:author="Janina Nalagy" w:date="2026-04-16T17:13:00Z">
        <w:r w:rsidRPr="005C188E">
          <w:rPr>
            <w:lang w:val="pt-PT"/>
          </w:rPr>
          <w:t>Prestamos serviços de peritagem técnica com vista à análise, inspecção e apreciação especializada de imóveis, construções, patologias construtivas e situações de natureza técnica que exijam parecer fundamentado e independente.</w:t>
        </w:r>
      </w:ins>
    </w:p>
    <w:p w14:paraId="3A04533F" w14:textId="77777777" w:rsidR="005527CF" w:rsidRPr="005C188E" w:rsidRDefault="005527CF" w:rsidP="005527CF">
      <w:pPr>
        <w:numPr>
          <w:ilvl w:val="0"/>
          <w:numId w:val="93"/>
        </w:numPr>
        <w:rPr>
          <w:ins w:id="992" w:author="Janina Nalagy" w:date="2026-04-16T17:13:00Z"/>
          <w:lang w:val="pt-PT"/>
        </w:rPr>
      </w:pPr>
      <w:ins w:id="993" w:author="Janina Nalagy" w:date="2026-04-16T17:13:00Z">
        <w:r w:rsidRPr="005C188E">
          <w:rPr>
            <w:lang w:val="pt-PT"/>
          </w:rPr>
          <w:t xml:space="preserve">inspecções técnicas a edifícios e outras construções </w:t>
        </w:r>
      </w:ins>
    </w:p>
    <w:p w14:paraId="52FA642A" w14:textId="77777777" w:rsidR="005527CF" w:rsidRPr="005C188E" w:rsidRDefault="005527CF" w:rsidP="005527CF">
      <w:pPr>
        <w:numPr>
          <w:ilvl w:val="0"/>
          <w:numId w:val="93"/>
        </w:numPr>
        <w:rPr>
          <w:ins w:id="994" w:author="Janina Nalagy" w:date="2026-04-16T17:13:00Z"/>
          <w:lang w:val="pt-PT"/>
        </w:rPr>
      </w:pPr>
      <w:ins w:id="995" w:author="Janina Nalagy" w:date="2026-04-16T17:13:00Z">
        <w:r w:rsidRPr="005C188E">
          <w:rPr>
            <w:lang w:val="pt-PT"/>
          </w:rPr>
          <w:t xml:space="preserve">identificação de anomalias, patologias e causas prováveis </w:t>
        </w:r>
      </w:ins>
    </w:p>
    <w:p w14:paraId="6AE175A6" w14:textId="77777777" w:rsidR="005527CF" w:rsidRPr="005C188E" w:rsidRDefault="005527CF" w:rsidP="005527CF">
      <w:pPr>
        <w:numPr>
          <w:ilvl w:val="0"/>
          <w:numId w:val="93"/>
        </w:numPr>
        <w:rPr>
          <w:ins w:id="996" w:author="Janina Nalagy" w:date="2026-04-16T17:13:00Z"/>
          <w:lang w:val="pt-PT"/>
        </w:rPr>
      </w:pPr>
      <w:ins w:id="997" w:author="Janina Nalagy" w:date="2026-04-16T17:13:00Z">
        <w:r w:rsidRPr="005C188E">
          <w:rPr>
            <w:lang w:val="pt-PT"/>
          </w:rPr>
          <w:t xml:space="preserve">relatórios técnicos de diagnóstico e recomendação de intervenção </w:t>
        </w:r>
      </w:ins>
    </w:p>
    <w:p w14:paraId="666B4BB3" w14:textId="77777777" w:rsidR="005527CF" w:rsidRPr="005C188E" w:rsidRDefault="005527CF" w:rsidP="005527CF">
      <w:pPr>
        <w:numPr>
          <w:ilvl w:val="0"/>
          <w:numId w:val="93"/>
        </w:numPr>
        <w:rPr>
          <w:ins w:id="998" w:author="Janina Nalagy" w:date="2026-04-16T17:13:00Z"/>
          <w:lang w:val="pt-PT"/>
        </w:rPr>
      </w:pPr>
      <w:ins w:id="999" w:author="Janina Nalagy" w:date="2026-04-16T17:13:00Z">
        <w:r w:rsidRPr="005C188E">
          <w:rPr>
            <w:lang w:val="pt-PT"/>
          </w:rPr>
          <w:t>apoio técnico em processos de litígio, seguro, recepção de obras e verificação do estado de conservação</w:t>
        </w:r>
      </w:ins>
    </w:p>
    <w:p w14:paraId="2A228F0C" w14:textId="77777777" w:rsidR="005527CF" w:rsidRPr="005C188E" w:rsidRDefault="005527CF" w:rsidP="005527CF">
      <w:pPr>
        <w:rPr>
          <w:ins w:id="1000" w:author="Janina Nalagy" w:date="2026-04-16T17:13:00Z" w16du:dateUtc="2026-04-16T15:13:00Z"/>
          <w:lang w:val="pt-PT"/>
          <w:rPrChange w:id="1001" w:author="Janina Nalagy" w:date="2026-04-16T17:18:00Z" w16du:dateUtc="2026-04-16T15:18:00Z">
            <w:rPr>
              <w:ins w:id="1002" w:author="Janina Nalagy" w:date="2026-04-16T17:13:00Z" w16du:dateUtc="2026-04-16T15:13:00Z"/>
            </w:rPr>
          </w:rPrChange>
        </w:rPr>
        <w:pPrChange w:id="1003" w:author="Janina Nalagy" w:date="2026-04-16T17:13:00Z" w16du:dateUtc="2026-04-16T15:13:00Z">
          <w:pPr>
            <w:numPr>
              <w:ilvl w:val="1"/>
              <w:numId w:val="80"/>
            </w:numPr>
            <w:ind w:left="1440" w:hanging="360"/>
          </w:pPr>
        </w:pPrChange>
      </w:pPr>
    </w:p>
    <w:p w14:paraId="00000113" w14:textId="77777777" w:rsidR="00341B58" w:rsidRPr="005C188E" w:rsidRDefault="00000000">
      <w:pPr>
        <w:pStyle w:val="Ttulo4"/>
        <w:rPr>
          <w:lang w:val="pt-PT"/>
          <w:rPrChange w:id="1004" w:author="Janina Nalagy" w:date="2026-04-16T17:18:00Z" w16du:dateUtc="2026-04-16T15:18:00Z">
            <w:rPr/>
          </w:rPrChange>
        </w:rPr>
      </w:pPr>
      <w:bookmarkStart w:id="1005" w:name="_jplbo4r66me4" w:colFirst="0" w:colLast="0"/>
      <w:bookmarkEnd w:id="1005"/>
      <w:r w:rsidRPr="005C188E">
        <w:rPr>
          <w:lang w:val="pt-PT"/>
          <w:rPrChange w:id="1006" w:author="Janina Nalagy" w:date="2026-04-16T17:18:00Z" w16du:dateUtc="2026-04-16T15:18:00Z">
            <w:rPr/>
          </w:rPrChange>
        </w:rPr>
        <w:t>Processo</w:t>
      </w:r>
    </w:p>
    <w:p w14:paraId="00000114" w14:textId="77777777" w:rsidR="00341B58" w:rsidRPr="005C188E" w:rsidRDefault="00000000">
      <w:pPr>
        <w:numPr>
          <w:ilvl w:val="0"/>
          <w:numId w:val="16"/>
        </w:numPr>
        <w:rPr>
          <w:lang w:val="pt-PT"/>
          <w:rPrChange w:id="1007" w:author="Janina Nalagy" w:date="2026-04-16T17:18:00Z" w16du:dateUtc="2026-04-16T15:18:00Z">
            <w:rPr/>
          </w:rPrChange>
        </w:rPr>
      </w:pPr>
      <w:r w:rsidRPr="005C188E">
        <w:rPr>
          <w:lang w:val="pt-PT"/>
          <w:rPrChange w:id="1008" w:author="Janina Nalagy" w:date="2026-04-16T17:18:00Z" w16du:dateUtc="2026-04-16T15:18:00Z">
            <w:rPr/>
          </w:rPrChange>
        </w:rPr>
        <w:t>3 Etapas do Nosso Acompanhamento</w:t>
      </w:r>
    </w:p>
    <w:p w14:paraId="00000115" w14:textId="77777777" w:rsidR="00341B58" w:rsidRPr="005C188E" w:rsidRDefault="00000000">
      <w:pPr>
        <w:numPr>
          <w:ilvl w:val="0"/>
          <w:numId w:val="16"/>
        </w:numPr>
        <w:rPr>
          <w:lang w:val="pt-PT"/>
          <w:rPrChange w:id="1009" w:author="Janina Nalagy" w:date="2026-04-16T17:18:00Z" w16du:dateUtc="2026-04-16T15:18:00Z">
            <w:rPr/>
          </w:rPrChange>
        </w:rPr>
      </w:pPr>
      <w:r w:rsidRPr="005C188E">
        <w:rPr>
          <w:lang w:val="pt-PT"/>
          <w:rPrChange w:id="1010" w:author="Janina Nalagy" w:date="2026-04-16T17:18:00Z" w16du:dateUtc="2026-04-16T15:18:00Z">
            <w:rPr/>
          </w:rPrChange>
        </w:rPr>
        <w:t>Estruturamos cada trabalho de forma clara, documentada e verificável para garantir consistência técnica e decisões fundamentadas.</w:t>
      </w:r>
    </w:p>
    <w:p w14:paraId="00000116" w14:textId="77777777" w:rsidR="00341B58" w:rsidRPr="005C188E" w:rsidRDefault="00000000">
      <w:pPr>
        <w:numPr>
          <w:ilvl w:val="0"/>
          <w:numId w:val="65"/>
        </w:numPr>
        <w:rPr>
          <w:lang w:val="pt-PT"/>
          <w:rPrChange w:id="1011" w:author="Janina Nalagy" w:date="2026-04-16T17:18:00Z" w16du:dateUtc="2026-04-16T15:18:00Z">
            <w:rPr/>
          </w:rPrChange>
        </w:rPr>
      </w:pPr>
      <w:r w:rsidRPr="005C188E">
        <w:rPr>
          <w:lang w:val="pt-PT"/>
          <w:rPrChange w:id="1012" w:author="Janina Nalagy" w:date="2026-04-16T17:18:00Z" w16du:dateUtc="2026-04-16T15:18:00Z">
            <w:rPr/>
          </w:rPrChange>
        </w:rPr>
        <w:t>Diagnostico e recolha de dados</w:t>
      </w:r>
    </w:p>
    <w:p w14:paraId="00000117" w14:textId="77777777" w:rsidR="00341B58" w:rsidRPr="005C188E" w:rsidRDefault="00000000">
      <w:pPr>
        <w:numPr>
          <w:ilvl w:val="1"/>
          <w:numId w:val="65"/>
        </w:numPr>
        <w:rPr>
          <w:lang w:val="pt-PT"/>
          <w:rPrChange w:id="1013" w:author="Janina Nalagy" w:date="2026-04-16T17:18:00Z" w16du:dateUtc="2026-04-16T15:18:00Z">
            <w:rPr/>
          </w:rPrChange>
        </w:rPr>
      </w:pPr>
      <w:r w:rsidRPr="005C188E">
        <w:rPr>
          <w:lang w:val="pt-PT"/>
          <w:rPrChange w:id="1014" w:author="Janina Nalagy" w:date="2026-04-16T17:18:00Z" w16du:dateUtc="2026-04-16T15:18:00Z">
            <w:rPr/>
          </w:rPrChange>
        </w:rPr>
        <w:t>Levantamos informação técnica, documental e comercial relevante para enquadrar correctamente o activo ou o objectivo do estudo.</w:t>
      </w:r>
    </w:p>
    <w:p w14:paraId="00000118" w14:textId="77777777" w:rsidR="00341B58" w:rsidRPr="005C188E" w:rsidRDefault="00000000">
      <w:pPr>
        <w:numPr>
          <w:ilvl w:val="0"/>
          <w:numId w:val="65"/>
        </w:numPr>
        <w:rPr>
          <w:lang w:val="pt-PT"/>
          <w:rPrChange w:id="1015" w:author="Janina Nalagy" w:date="2026-04-16T17:18:00Z" w16du:dateUtc="2026-04-16T15:18:00Z">
            <w:rPr/>
          </w:rPrChange>
        </w:rPr>
      </w:pPr>
      <w:r w:rsidRPr="005C188E">
        <w:rPr>
          <w:lang w:val="pt-PT"/>
          <w:rPrChange w:id="1016" w:author="Janina Nalagy" w:date="2026-04-16T17:18:00Z" w16du:dateUtc="2026-04-16T15:18:00Z">
            <w:rPr/>
          </w:rPrChange>
        </w:rPr>
        <w:lastRenderedPageBreak/>
        <w:t>Analise e modelação</w:t>
      </w:r>
    </w:p>
    <w:p w14:paraId="00000119" w14:textId="77777777" w:rsidR="00341B58" w:rsidRPr="005C188E" w:rsidRDefault="00000000">
      <w:pPr>
        <w:numPr>
          <w:ilvl w:val="1"/>
          <w:numId w:val="65"/>
        </w:numPr>
        <w:rPr>
          <w:lang w:val="pt-PT"/>
          <w:rPrChange w:id="1017" w:author="Janina Nalagy" w:date="2026-04-16T17:18:00Z" w16du:dateUtc="2026-04-16T15:18:00Z">
            <w:rPr/>
          </w:rPrChange>
        </w:rPr>
      </w:pPr>
      <w:r w:rsidRPr="005C188E">
        <w:rPr>
          <w:lang w:val="pt-PT"/>
          <w:rPrChange w:id="1018" w:author="Janina Nalagy" w:date="2026-04-16T17:18:00Z" w16du:dateUtc="2026-04-16T15:18:00Z">
            <w:rPr/>
          </w:rPrChange>
        </w:rPr>
        <w:t>Aplicamos metodologias reconhecidas, cruzamos dados de mercado e produzimos cenários comparáveis e transparentes.</w:t>
      </w:r>
    </w:p>
    <w:p w14:paraId="0000011A" w14:textId="77777777" w:rsidR="00341B58" w:rsidRPr="005C188E" w:rsidRDefault="00000000">
      <w:pPr>
        <w:numPr>
          <w:ilvl w:val="0"/>
          <w:numId w:val="65"/>
        </w:numPr>
        <w:rPr>
          <w:lang w:val="pt-PT"/>
          <w:rPrChange w:id="1019" w:author="Janina Nalagy" w:date="2026-04-16T17:18:00Z" w16du:dateUtc="2026-04-16T15:18:00Z">
            <w:rPr/>
          </w:rPrChange>
        </w:rPr>
      </w:pPr>
      <w:r w:rsidRPr="005C188E">
        <w:rPr>
          <w:lang w:val="pt-PT"/>
          <w:rPrChange w:id="1020" w:author="Janina Nalagy" w:date="2026-04-16T17:18:00Z" w16du:dateUtc="2026-04-16T15:18:00Z">
            <w:rPr/>
          </w:rPrChange>
        </w:rPr>
        <w:t>Relatório e suporte a decisão</w:t>
      </w:r>
    </w:p>
    <w:p w14:paraId="0000011B" w14:textId="77777777" w:rsidR="00341B58" w:rsidRPr="005C188E" w:rsidRDefault="00000000">
      <w:pPr>
        <w:numPr>
          <w:ilvl w:val="1"/>
          <w:numId w:val="65"/>
        </w:numPr>
        <w:rPr>
          <w:lang w:val="pt-PT"/>
          <w:rPrChange w:id="1021" w:author="Janina Nalagy" w:date="2026-04-16T17:18:00Z" w16du:dateUtc="2026-04-16T15:18:00Z">
            <w:rPr/>
          </w:rPrChange>
        </w:rPr>
      </w:pPr>
      <w:r w:rsidRPr="005C188E">
        <w:rPr>
          <w:lang w:val="pt-PT"/>
          <w:rPrChange w:id="1022" w:author="Janina Nalagy" w:date="2026-04-16T17:18:00Z" w16du:dateUtc="2026-04-16T15:18:00Z">
            <w:rPr/>
          </w:rPrChange>
        </w:rPr>
        <w:t xml:space="preserve">Entregamos </w:t>
      </w:r>
      <w:proofErr w:type="spellStart"/>
      <w:r w:rsidRPr="005C188E">
        <w:rPr>
          <w:lang w:val="pt-PT"/>
          <w:rPrChange w:id="1023" w:author="Janina Nalagy" w:date="2026-04-16T17:18:00Z" w16du:dateUtc="2026-04-16T15:18:00Z">
            <w:rPr/>
          </w:rPrChange>
        </w:rPr>
        <w:t>conclusoes</w:t>
      </w:r>
      <w:proofErr w:type="spellEnd"/>
      <w:r w:rsidRPr="005C188E">
        <w:rPr>
          <w:lang w:val="pt-PT"/>
          <w:rPrChange w:id="1024" w:author="Janina Nalagy" w:date="2026-04-16T17:18:00Z" w16du:dateUtc="2026-04-16T15:18:00Z">
            <w:rPr/>
          </w:rPrChange>
        </w:rPr>
        <w:t xml:space="preserve"> claras, recomendações práticas e documentação pronta para auditoria, negociação ou planeamento.</w:t>
      </w:r>
    </w:p>
    <w:p w14:paraId="0000011C" w14:textId="77777777" w:rsidR="00341B58" w:rsidRPr="005C188E" w:rsidRDefault="00000000">
      <w:pPr>
        <w:pStyle w:val="Ttulo4"/>
        <w:rPr>
          <w:lang w:val="pt-PT"/>
          <w:rPrChange w:id="1025" w:author="Janina Nalagy" w:date="2026-04-16T17:18:00Z" w16du:dateUtc="2026-04-16T15:18:00Z">
            <w:rPr/>
          </w:rPrChange>
        </w:rPr>
      </w:pPr>
      <w:bookmarkStart w:id="1026" w:name="_mu6dyqp80ypi" w:colFirst="0" w:colLast="0"/>
      <w:bookmarkEnd w:id="1026"/>
      <w:r w:rsidRPr="005C188E">
        <w:rPr>
          <w:lang w:val="pt-PT"/>
          <w:rPrChange w:id="1027" w:author="Janina Nalagy" w:date="2026-04-16T17:18:00Z" w16du:dateUtc="2026-04-16T15:18:00Z">
            <w:rPr/>
          </w:rPrChange>
        </w:rPr>
        <w:t>Por que escolher a REC?</w:t>
      </w:r>
    </w:p>
    <w:p w14:paraId="0000011D" w14:textId="77777777" w:rsidR="00341B58" w:rsidRPr="005C188E" w:rsidRDefault="00000000">
      <w:pPr>
        <w:numPr>
          <w:ilvl w:val="0"/>
          <w:numId w:val="72"/>
        </w:numPr>
        <w:rPr>
          <w:lang w:val="pt-PT"/>
          <w:rPrChange w:id="1028" w:author="Janina Nalagy" w:date="2026-04-16T17:18:00Z" w16du:dateUtc="2026-04-16T15:18:00Z">
            <w:rPr/>
          </w:rPrChange>
        </w:rPr>
      </w:pPr>
      <w:r w:rsidRPr="005C188E">
        <w:rPr>
          <w:lang w:val="pt-PT"/>
          <w:rPrChange w:id="1029" w:author="Janina Nalagy" w:date="2026-04-16T17:18:00Z" w16du:dateUtc="2026-04-16T15:18:00Z">
            <w:rPr/>
          </w:rPrChange>
        </w:rPr>
        <w:t>Por que escolher a REC?</w:t>
      </w:r>
    </w:p>
    <w:p w14:paraId="0000011E" w14:textId="77777777" w:rsidR="00341B58" w:rsidRPr="005C188E" w:rsidRDefault="00000000">
      <w:pPr>
        <w:numPr>
          <w:ilvl w:val="0"/>
          <w:numId w:val="74"/>
        </w:numPr>
        <w:rPr>
          <w:lang w:val="pt-PT"/>
          <w:rPrChange w:id="1030" w:author="Janina Nalagy" w:date="2026-04-16T17:18:00Z" w16du:dateUtc="2026-04-16T15:18:00Z">
            <w:rPr/>
          </w:rPrChange>
        </w:rPr>
      </w:pPr>
      <w:r w:rsidRPr="005C188E">
        <w:rPr>
          <w:lang w:val="pt-PT"/>
          <w:rPrChange w:id="1031" w:author="Janina Nalagy" w:date="2026-04-16T17:18:00Z" w16du:dateUtc="2026-04-16T15:18:00Z">
            <w:rPr/>
          </w:rPrChange>
        </w:rPr>
        <w:t>Referência técnica reconhecida</w:t>
      </w:r>
    </w:p>
    <w:p w14:paraId="0000011F" w14:textId="0DB3C39F" w:rsidR="00341B58" w:rsidRPr="005C188E" w:rsidDel="005527CF" w:rsidRDefault="005527CF">
      <w:pPr>
        <w:numPr>
          <w:ilvl w:val="1"/>
          <w:numId w:val="74"/>
        </w:numPr>
        <w:rPr>
          <w:del w:id="1032" w:author="Janina Nalagy" w:date="2026-04-16T17:14:00Z" w16du:dateUtc="2026-04-16T15:14:00Z"/>
          <w:lang w:val="pt-PT"/>
          <w:rPrChange w:id="1033" w:author="Janina Nalagy" w:date="2026-04-16T17:18:00Z" w16du:dateUtc="2026-04-16T15:18:00Z">
            <w:rPr>
              <w:del w:id="1034" w:author="Janina Nalagy" w:date="2026-04-16T17:14:00Z" w16du:dateUtc="2026-04-16T15:14:00Z"/>
            </w:rPr>
          </w:rPrChange>
        </w:rPr>
      </w:pPr>
      <w:ins w:id="1035" w:author="Janina Nalagy" w:date="2026-04-16T17:14:00Z">
        <w:r w:rsidRPr="005C188E">
          <w:rPr>
            <w:lang w:val="pt-PT"/>
            <w:rPrChange w:id="1036" w:author="Janina Nalagy" w:date="2026-04-16T17:18:00Z" w16du:dateUtc="2026-04-16T15:18:00Z">
              <w:rPr/>
            </w:rPrChange>
          </w:rPr>
          <w:t>Desenvolvemos o nosso trabalho com base em normas, metodologias e princípios reconhecidos internacionalmente, assegurando rigor técnico, consistência e confiança em cada serviço prestado.</w:t>
        </w:r>
      </w:ins>
      <w:ins w:id="1037" w:author="Janina Nalagy" w:date="2026-04-16T17:15:00Z" w16du:dateUtc="2026-04-16T15:15:00Z">
        <w:r w:rsidRPr="005C188E">
          <w:rPr>
            <w:lang w:val="pt-PT"/>
            <w:rPrChange w:id="1038" w:author="Janina Nalagy" w:date="2026-04-16T17:18:00Z" w16du:dateUtc="2026-04-16T15:18:00Z">
              <w:rPr/>
            </w:rPrChange>
          </w:rPr>
          <w:t xml:space="preserve">  </w:t>
        </w:r>
      </w:ins>
      <w:del w:id="1039" w:author="Janina Nalagy" w:date="2026-04-16T17:14:00Z" w16du:dateUtc="2026-04-16T15:14:00Z">
        <w:r w:rsidR="00000000" w:rsidRPr="005C188E" w:rsidDel="005527CF">
          <w:rPr>
            <w:lang w:val="pt-PT"/>
            <w:rPrChange w:id="1040" w:author="Janina Nalagy" w:date="2026-04-16T17:18:00Z" w16du:dateUtc="2026-04-16T15:18:00Z">
              <w:rPr/>
            </w:rPrChange>
          </w:rPr>
          <w:delText>Actuamos com alinhamento a normas e metodologias internacionais, reforçando a confiança dos clientes e parceiros.</w:delText>
        </w:r>
      </w:del>
    </w:p>
    <w:p w14:paraId="00000120" w14:textId="77777777" w:rsidR="00341B58" w:rsidRPr="005C188E" w:rsidRDefault="00000000">
      <w:pPr>
        <w:numPr>
          <w:ilvl w:val="0"/>
          <w:numId w:val="74"/>
        </w:numPr>
        <w:rPr>
          <w:lang w:val="pt-PT"/>
          <w:rPrChange w:id="1041" w:author="Janina Nalagy" w:date="2026-04-16T17:18:00Z" w16du:dateUtc="2026-04-16T15:18:00Z">
            <w:rPr/>
          </w:rPrChange>
        </w:rPr>
      </w:pPr>
      <w:r w:rsidRPr="005C188E">
        <w:rPr>
          <w:lang w:val="pt-PT"/>
          <w:rPrChange w:id="1042" w:author="Janina Nalagy" w:date="2026-04-16T17:18:00Z" w16du:dateUtc="2026-04-16T15:18:00Z">
            <w:rPr/>
          </w:rPrChange>
        </w:rPr>
        <w:t>Leitura real do mercado</w:t>
      </w:r>
    </w:p>
    <w:p w14:paraId="00000121" w14:textId="22F46340" w:rsidR="00341B58" w:rsidRPr="005C188E" w:rsidDel="005527CF" w:rsidRDefault="005527CF">
      <w:pPr>
        <w:numPr>
          <w:ilvl w:val="1"/>
          <w:numId w:val="74"/>
        </w:numPr>
        <w:rPr>
          <w:del w:id="1043" w:author="Janina Nalagy" w:date="2026-04-16T17:14:00Z" w16du:dateUtc="2026-04-16T15:14:00Z"/>
          <w:lang w:val="pt-PT"/>
          <w:rPrChange w:id="1044" w:author="Janina Nalagy" w:date="2026-04-16T17:18:00Z" w16du:dateUtc="2026-04-16T15:18:00Z">
            <w:rPr>
              <w:del w:id="1045" w:author="Janina Nalagy" w:date="2026-04-16T17:14:00Z" w16du:dateUtc="2026-04-16T15:14:00Z"/>
            </w:rPr>
          </w:rPrChange>
        </w:rPr>
      </w:pPr>
      <w:ins w:id="1046" w:author="Janina Nalagy" w:date="2026-04-16T17:14:00Z">
        <w:r w:rsidRPr="005C188E">
          <w:rPr>
            <w:lang w:val="pt-PT"/>
            <w:rPrChange w:id="1047" w:author="Janina Nalagy" w:date="2026-04-16T17:18:00Z" w16du:dateUtc="2026-04-16T15:18:00Z">
              <w:rPr/>
            </w:rPrChange>
          </w:rPr>
          <w:t>Aliamos experiência prática, leitura do contexto económico e conhecimento aprofundado do mercado nacional para apoiar decisões mais seguras, realistas e bem fundamentadas.</w:t>
        </w:r>
      </w:ins>
      <w:ins w:id="1048" w:author="Janina Nalagy" w:date="2026-04-16T17:15:00Z" w16du:dateUtc="2026-04-16T15:15:00Z">
        <w:r w:rsidRPr="005C188E">
          <w:rPr>
            <w:lang w:val="pt-PT"/>
            <w:rPrChange w:id="1049" w:author="Janina Nalagy" w:date="2026-04-16T17:18:00Z" w16du:dateUtc="2026-04-16T15:18:00Z">
              <w:rPr/>
            </w:rPrChange>
          </w:rPr>
          <w:t xml:space="preserve">  </w:t>
        </w:r>
      </w:ins>
      <w:del w:id="1050" w:author="Janina Nalagy" w:date="2026-04-16T17:14:00Z" w16du:dateUtc="2026-04-16T15:14:00Z">
        <w:r w:rsidR="00000000" w:rsidRPr="005C188E" w:rsidDel="005527CF">
          <w:rPr>
            <w:lang w:val="pt-PT"/>
            <w:rPrChange w:id="1051" w:author="Janina Nalagy" w:date="2026-04-16T17:18:00Z" w16du:dateUtc="2026-04-16T15:18:00Z">
              <w:rPr/>
            </w:rPrChange>
          </w:rPr>
          <w:delText>Combinamos visão macro, contexto local e sensibilidade comercial para apoiar decisões mais seguras.</w:delText>
        </w:r>
      </w:del>
    </w:p>
    <w:p w14:paraId="00000122" w14:textId="77777777" w:rsidR="00341B58" w:rsidRPr="005C188E" w:rsidRDefault="00000000">
      <w:pPr>
        <w:numPr>
          <w:ilvl w:val="0"/>
          <w:numId w:val="74"/>
        </w:numPr>
        <w:rPr>
          <w:lang w:val="pt-PT"/>
          <w:rPrChange w:id="1052" w:author="Janina Nalagy" w:date="2026-04-16T17:18:00Z" w16du:dateUtc="2026-04-16T15:18:00Z">
            <w:rPr/>
          </w:rPrChange>
        </w:rPr>
      </w:pPr>
      <w:r w:rsidRPr="005C188E">
        <w:rPr>
          <w:lang w:val="pt-PT"/>
          <w:rPrChange w:id="1053" w:author="Janina Nalagy" w:date="2026-04-16T17:18:00Z" w16du:dateUtc="2026-04-16T15:18:00Z">
            <w:rPr/>
          </w:rPrChange>
        </w:rPr>
        <w:t>Soluções completas</w:t>
      </w:r>
    </w:p>
    <w:p w14:paraId="00000123" w14:textId="184999C9" w:rsidR="00341B58" w:rsidRPr="005C188E" w:rsidDel="005527CF" w:rsidRDefault="005527CF" w:rsidP="005527CF">
      <w:pPr>
        <w:numPr>
          <w:ilvl w:val="1"/>
          <w:numId w:val="74"/>
        </w:numPr>
        <w:rPr>
          <w:del w:id="1054" w:author="Janina Nalagy" w:date="2026-04-16T17:15:00Z" w16du:dateUtc="2026-04-16T15:15:00Z"/>
          <w:lang w:val="pt-PT"/>
          <w:rPrChange w:id="1055" w:author="Janina Nalagy" w:date="2026-04-16T17:18:00Z" w16du:dateUtc="2026-04-16T15:18:00Z">
            <w:rPr>
              <w:del w:id="1056" w:author="Janina Nalagy" w:date="2026-04-16T17:15:00Z" w16du:dateUtc="2026-04-16T15:15:00Z"/>
            </w:rPr>
          </w:rPrChange>
        </w:rPr>
      </w:pPr>
      <w:ins w:id="1057" w:author="Janina Nalagy" w:date="2026-04-16T17:15:00Z">
        <w:r w:rsidRPr="005C188E">
          <w:rPr>
            <w:lang w:val="pt-PT"/>
            <w:rPrChange w:id="1058" w:author="Janina Nalagy" w:date="2026-04-16T17:18:00Z" w16du:dateUtc="2026-04-16T15:18:00Z">
              <w:rPr/>
            </w:rPrChange>
          </w:rPr>
          <w:t>Oferecemos uma abordagem completa, que combina avaliação, inventariação, consultoria e análise técnica, permitindo ao cliente dispor de informação fiável e de uma base sólida para agir com confiança.</w:t>
        </w:r>
      </w:ins>
      <w:ins w:id="1059" w:author="Janina Nalagy" w:date="2026-04-16T17:15:00Z" w16du:dateUtc="2026-04-16T15:15:00Z">
        <w:r w:rsidRPr="005C188E">
          <w:rPr>
            <w:lang w:val="pt-PT"/>
          </w:rPr>
          <w:t xml:space="preserve">  </w:t>
        </w:r>
      </w:ins>
      <w:del w:id="1060" w:author="Janina Nalagy" w:date="2026-04-16T17:15:00Z" w16du:dateUtc="2026-04-16T15:15:00Z">
        <w:r w:rsidR="00000000" w:rsidRPr="005C188E" w:rsidDel="005527CF">
          <w:rPr>
            <w:lang w:val="pt-PT"/>
            <w:rPrChange w:id="1061" w:author="Janina Nalagy" w:date="2026-04-16T17:18:00Z" w16du:dateUtc="2026-04-16T15:18:00Z">
              <w:rPr/>
            </w:rPrChange>
          </w:rPr>
          <w:delText>Avaliamos, organizamos e estruturamos informação crítica para que o cliente tenha uma base sólida de actuação.</w:delText>
        </w:r>
      </w:del>
    </w:p>
    <w:p w14:paraId="00000124" w14:textId="77777777" w:rsidR="00341B58" w:rsidRPr="005C188E" w:rsidRDefault="00000000">
      <w:pPr>
        <w:pStyle w:val="Ttulo4"/>
        <w:rPr>
          <w:lang w:val="pt-PT"/>
          <w:rPrChange w:id="1062" w:author="Janina Nalagy" w:date="2026-04-16T17:18:00Z" w16du:dateUtc="2026-04-16T15:18:00Z">
            <w:rPr/>
          </w:rPrChange>
        </w:rPr>
      </w:pPr>
      <w:bookmarkStart w:id="1063" w:name="_8uhq3vi9z14e" w:colFirst="0" w:colLast="0"/>
      <w:bookmarkEnd w:id="1063"/>
      <w:r w:rsidRPr="005C188E">
        <w:rPr>
          <w:lang w:val="pt-PT"/>
          <w:rPrChange w:id="1064" w:author="Janina Nalagy" w:date="2026-04-16T17:18:00Z" w16du:dateUtc="2026-04-16T15:18:00Z">
            <w:rPr/>
          </w:rPrChange>
        </w:rPr>
        <w:t>Downloads</w:t>
      </w:r>
    </w:p>
    <w:p w14:paraId="00000125" w14:textId="77777777" w:rsidR="00341B58" w:rsidRPr="005C188E" w:rsidRDefault="00000000">
      <w:pPr>
        <w:numPr>
          <w:ilvl w:val="0"/>
          <w:numId w:val="70"/>
        </w:numPr>
        <w:rPr>
          <w:lang w:val="pt-PT"/>
          <w:rPrChange w:id="1065" w:author="Janina Nalagy" w:date="2026-04-16T17:18:00Z" w16du:dateUtc="2026-04-16T15:18:00Z">
            <w:rPr/>
          </w:rPrChange>
        </w:rPr>
      </w:pPr>
      <w:r w:rsidRPr="005C188E">
        <w:rPr>
          <w:lang w:val="pt-PT"/>
          <w:rPrChange w:id="1066" w:author="Janina Nalagy" w:date="2026-04-16T17:18:00Z" w16du:dateUtc="2026-04-16T15:18:00Z">
            <w:rPr/>
          </w:rPrChange>
        </w:rPr>
        <w:t>Brochura de Avaliação e Consultoria</w:t>
      </w:r>
    </w:p>
    <w:p w14:paraId="00000126" w14:textId="77777777" w:rsidR="00341B58" w:rsidRPr="005C188E" w:rsidRDefault="00000000">
      <w:pPr>
        <w:numPr>
          <w:ilvl w:val="0"/>
          <w:numId w:val="70"/>
        </w:numPr>
        <w:rPr>
          <w:lang w:val="pt-PT"/>
          <w:rPrChange w:id="1067" w:author="Janina Nalagy" w:date="2026-04-16T17:18:00Z" w16du:dateUtc="2026-04-16T15:18:00Z">
            <w:rPr/>
          </w:rPrChange>
        </w:rPr>
      </w:pPr>
      <w:r w:rsidRPr="005C188E">
        <w:rPr>
          <w:lang w:val="pt-PT"/>
          <w:rPrChange w:id="1068" w:author="Janina Nalagy" w:date="2026-04-16T17:18:00Z" w16du:dateUtc="2026-04-16T15:18:00Z">
            <w:rPr/>
          </w:rPrChange>
        </w:rPr>
        <w:t>Apresentação Institucional REC</w:t>
      </w:r>
    </w:p>
    <w:p w14:paraId="00000127" w14:textId="77777777" w:rsidR="00341B58" w:rsidRPr="005C188E" w:rsidRDefault="00000000">
      <w:pPr>
        <w:pStyle w:val="Ttulo3"/>
        <w:rPr>
          <w:lang w:val="pt-PT"/>
          <w:rPrChange w:id="1069" w:author="Janina Nalagy" w:date="2026-04-16T17:18:00Z" w16du:dateUtc="2026-04-16T15:18:00Z">
            <w:rPr/>
          </w:rPrChange>
        </w:rPr>
      </w:pPr>
      <w:bookmarkStart w:id="1070" w:name="_3p6d22m6pgsc" w:colFirst="0" w:colLast="0"/>
      <w:bookmarkEnd w:id="1070"/>
      <w:r w:rsidRPr="005C188E">
        <w:rPr>
          <w:lang w:val="pt-PT"/>
          <w:rPrChange w:id="1071" w:author="Janina Nalagy" w:date="2026-04-16T17:18:00Z" w16du:dateUtc="2026-04-16T15:18:00Z">
            <w:rPr/>
          </w:rPrChange>
        </w:rPr>
        <w:t>Serviço: Gestão de Projectos e Fiscalização de Obras</w:t>
      </w:r>
    </w:p>
    <w:p w14:paraId="00000128" w14:textId="77777777" w:rsidR="00341B58" w:rsidRPr="005C188E" w:rsidRDefault="00000000">
      <w:pPr>
        <w:pStyle w:val="Ttulo4"/>
        <w:rPr>
          <w:lang w:val="pt-PT"/>
          <w:rPrChange w:id="1072" w:author="Janina Nalagy" w:date="2026-04-16T17:18:00Z" w16du:dateUtc="2026-04-16T15:18:00Z">
            <w:rPr/>
          </w:rPrChange>
        </w:rPr>
      </w:pPr>
      <w:bookmarkStart w:id="1073" w:name="_uo8ozajitcsn" w:colFirst="0" w:colLast="0"/>
      <w:bookmarkEnd w:id="1073"/>
      <w:r w:rsidRPr="005C188E">
        <w:rPr>
          <w:lang w:val="pt-PT"/>
          <w:rPrChange w:id="1074" w:author="Janina Nalagy" w:date="2026-04-16T17:18:00Z" w16du:dateUtc="2026-04-16T15:18:00Z">
            <w:rPr/>
          </w:rPrChange>
        </w:rPr>
        <w:t>Hero interno</w:t>
      </w:r>
    </w:p>
    <w:p w14:paraId="00000129" w14:textId="77777777" w:rsidR="00341B58" w:rsidRPr="005C188E" w:rsidRDefault="00000000">
      <w:pPr>
        <w:numPr>
          <w:ilvl w:val="0"/>
          <w:numId w:val="77"/>
        </w:numPr>
        <w:rPr>
          <w:lang w:val="pt-PT"/>
          <w:rPrChange w:id="1075" w:author="Janina Nalagy" w:date="2026-04-16T17:18:00Z" w16du:dateUtc="2026-04-16T15:18:00Z">
            <w:rPr/>
          </w:rPrChange>
        </w:rPr>
      </w:pPr>
      <w:r w:rsidRPr="005C188E">
        <w:rPr>
          <w:lang w:val="pt-PT"/>
          <w:rPrChange w:id="1076" w:author="Janina Nalagy" w:date="2026-04-16T17:18:00Z" w16du:dateUtc="2026-04-16T15:18:00Z">
            <w:rPr/>
          </w:rPrChange>
        </w:rPr>
        <w:t>Os Nossos Serviços</w:t>
      </w:r>
    </w:p>
    <w:p w14:paraId="0000012A" w14:textId="77777777" w:rsidR="00341B58" w:rsidRPr="005C188E" w:rsidRDefault="00000000">
      <w:pPr>
        <w:numPr>
          <w:ilvl w:val="0"/>
          <w:numId w:val="77"/>
        </w:numPr>
        <w:rPr>
          <w:lang w:val="pt-PT"/>
          <w:rPrChange w:id="1077" w:author="Janina Nalagy" w:date="2026-04-16T17:18:00Z" w16du:dateUtc="2026-04-16T15:18:00Z">
            <w:rPr/>
          </w:rPrChange>
        </w:rPr>
      </w:pPr>
      <w:r w:rsidRPr="005C188E">
        <w:rPr>
          <w:lang w:val="pt-PT"/>
          <w:rPrChange w:id="1078" w:author="Janina Nalagy" w:date="2026-04-16T17:18:00Z" w16du:dateUtc="2026-04-16T15:18:00Z">
            <w:rPr/>
          </w:rPrChange>
        </w:rPr>
        <w:t>Gestão de Projectos e Fiscalização de Obras</w:t>
      </w:r>
    </w:p>
    <w:p w14:paraId="0000012B" w14:textId="77777777" w:rsidR="00341B58" w:rsidRPr="005C188E" w:rsidRDefault="00000000">
      <w:pPr>
        <w:pStyle w:val="Ttulo4"/>
        <w:rPr>
          <w:lang w:val="pt-PT"/>
          <w:rPrChange w:id="1079" w:author="Janina Nalagy" w:date="2026-04-16T17:18:00Z" w16du:dateUtc="2026-04-16T15:18:00Z">
            <w:rPr/>
          </w:rPrChange>
        </w:rPr>
      </w:pPr>
      <w:bookmarkStart w:id="1080" w:name="_esizofwvjspo" w:colFirst="0" w:colLast="0"/>
      <w:bookmarkEnd w:id="1080"/>
      <w:r w:rsidRPr="005C188E">
        <w:rPr>
          <w:lang w:val="pt-PT"/>
          <w:rPrChange w:id="1081" w:author="Janina Nalagy" w:date="2026-04-16T17:18:00Z" w16du:dateUtc="2026-04-16T15:18:00Z">
            <w:rPr/>
          </w:rPrChange>
        </w:rPr>
        <w:t>Conteúdo principal</w:t>
      </w:r>
    </w:p>
    <w:p w14:paraId="491D9333" w14:textId="77777777" w:rsidR="005C188E" w:rsidRPr="005C188E" w:rsidRDefault="005C188E" w:rsidP="005C188E">
      <w:pPr>
        <w:pStyle w:val="PargrafodaLista"/>
        <w:numPr>
          <w:ilvl w:val="0"/>
          <w:numId w:val="3"/>
        </w:numPr>
        <w:spacing w:before="100" w:beforeAutospacing="1" w:after="100" w:afterAutospacing="1" w:line="240" w:lineRule="auto"/>
        <w:rPr>
          <w:ins w:id="1082" w:author="Janina Nalagy" w:date="2026-04-16T17:16:00Z" w16du:dateUtc="2026-04-16T15:16:00Z"/>
          <w:rFonts w:ascii="Times New Roman" w:eastAsia="Times New Roman" w:hAnsi="Times New Roman" w:cs="Times New Roman"/>
          <w:sz w:val="24"/>
          <w:szCs w:val="24"/>
          <w:lang w:val="pt-PT"/>
        </w:rPr>
      </w:pPr>
      <w:ins w:id="1083" w:author="Janina Nalagy" w:date="2026-04-16T17:16:00Z" w16du:dateUtc="2026-04-16T15:16:00Z">
        <w:r w:rsidRPr="005C188E">
          <w:rPr>
            <w:rFonts w:ascii="Times New Roman" w:eastAsia="Times New Roman" w:hAnsi="Times New Roman" w:cs="Times New Roman"/>
            <w:sz w:val="24"/>
            <w:szCs w:val="24"/>
            <w:lang w:val="pt-PT"/>
          </w:rPr>
          <w:t>Do conceito à entrega, asseguramos o controlo técnico e operativo necessário para transformar planeamento em execução disciplinada, eficiente e previsível.</w:t>
        </w:r>
      </w:ins>
    </w:p>
    <w:p w14:paraId="0EA4F82D" w14:textId="77777777" w:rsidR="005C188E" w:rsidRPr="005C188E" w:rsidRDefault="005C188E" w:rsidP="005C188E">
      <w:pPr>
        <w:pStyle w:val="PargrafodaLista"/>
        <w:numPr>
          <w:ilvl w:val="0"/>
          <w:numId w:val="3"/>
        </w:numPr>
        <w:spacing w:before="100" w:beforeAutospacing="1" w:after="100" w:afterAutospacing="1" w:line="240" w:lineRule="auto"/>
        <w:rPr>
          <w:ins w:id="1084" w:author="Janina Nalagy" w:date="2026-04-16T17:16:00Z" w16du:dateUtc="2026-04-16T15:16:00Z"/>
          <w:rFonts w:ascii="Times New Roman" w:eastAsia="Times New Roman" w:hAnsi="Times New Roman" w:cs="Times New Roman"/>
          <w:sz w:val="24"/>
          <w:szCs w:val="24"/>
          <w:lang w:val="pt-PT"/>
        </w:rPr>
      </w:pPr>
      <w:ins w:id="1085" w:author="Janina Nalagy" w:date="2026-04-16T17:16:00Z" w16du:dateUtc="2026-04-16T15:16:00Z">
        <w:r w:rsidRPr="005C188E">
          <w:rPr>
            <w:rFonts w:ascii="Times New Roman" w:eastAsia="Times New Roman" w:hAnsi="Times New Roman" w:cs="Times New Roman"/>
            <w:sz w:val="24"/>
            <w:szCs w:val="24"/>
            <w:lang w:val="pt-PT"/>
          </w:rPr>
          <w:lastRenderedPageBreak/>
          <w:t>Coordenamos todas as fases do projecto, desde a preparação inicial até à conclusão, assegurando o cumprimento de prazos, o controlo de custos e a observância dos padrões de qualidade definidos.</w:t>
        </w:r>
      </w:ins>
    </w:p>
    <w:p w14:paraId="0000012C" w14:textId="3ABAADC3" w:rsidR="00341B58" w:rsidRPr="005C188E" w:rsidDel="005C188E" w:rsidRDefault="00000000">
      <w:pPr>
        <w:numPr>
          <w:ilvl w:val="0"/>
          <w:numId w:val="3"/>
        </w:numPr>
        <w:rPr>
          <w:del w:id="1086" w:author="Janina Nalagy" w:date="2026-04-16T17:16:00Z" w16du:dateUtc="2026-04-16T15:16:00Z"/>
          <w:lang w:val="pt-PT"/>
          <w:rPrChange w:id="1087" w:author="Janina Nalagy" w:date="2026-04-16T17:18:00Z" w16du:dateUtc="2026-04-16T15:18:00Z">
            <w:rPr>
              <w:del w:id="1088" w:author="Janina Nalagy" w:date="2026-04-16T17:16:00Z" w16du:dateUtc="2026-04-16T15:16:00Z"/>
            </w:rPr>
          </w:rPrChange>
        </w:rPr>
      </w:pPr>
      <w:del w:id="1089" w:author="Janina Nalagy" w:date="2026-04-16T17:16:00Z" w16du:dateUtc="2026-04-16T15:16:00Z">
        <w:r w:rsidRPr="005C188E" w:rsidDel="005C188E">
          <w:rPr>
            <w:lang w:val="pt-PT"/>
            <w:rPrChange w:id="1090" w:author="Janina Nalagy" w:date="2026-04-16T17:18:00Z" w16du:dateUtc="2026-04-16T15:18:00Z">
              <w:rPr/>
            </w:rPrChange>
          </w:rPr>
          <w:delText>Do conceito à entrega, assumimos o controlo técnico e operativo necessário para transformar planeamento em execução disciplinada e previsível.</w:delText>
        </w:r>
      </w:del>
    </w:p>
    <w:p w14:paraId="0000012D" w14:textId="36DCA11C" w:rsidR="00341B58" w:rsidRPr="005C188E" w:rsidDel="005C188E" w:rsidRDefault="00000000">
      <w:pPr>
        <w:numPr>
          <w:ilvl w:val="0"/>
          <w:numId w:val="3"/>
        </w:numPr>
        <w:rPr>
          <w:del w:id="1091" w:author="Janina Nalagy" w:date="2026-04-16T17:16:00Z" w16du:dateUtc="2026-04-16T15:16:00Z"/>
          <w:lang w:val="pt-PT"/>
          <w:rPrChange w:id="1092" w:author="Janina Nalagy" w:date="2026-04-16T17:18:00Z" w16du:dateUtc="2026-04-16T15:18:00Z">
            <w:rPr>
              <w:del w:id="1093" w:author="Janina Nalagy" w:date="2026-04-16T17:16:00Z" w16du:dateUtc="2026-04-16T15:16:00Z"/>
            </w:rPr>
          </w:rPrChange>
        </w:rPr>
      </w:pPr>
      <w:del w:id="1094" w:author="Janina Nalagy" w:date="2026-04-16T17:16:00Z" w16du:dateUtc="2026-04-16T15:16:00Z">
        <w:r w:rsidRPr="005C188E" w:rsidDel="005C188E">
          <w:rPr>
            <w:lang w:val="pt-PT"/>
            <w:rPrChange w:id="1095" w:author="Janina Nalagy" w:date="2026-04-16T17:18:00Z" w16du:dateUtc="2026-04-16T15:18:00Z">
              <w:rPr/>
            </w:rPrChange>
          </w:rPr>
          <w:delText>Coordenamos todas as fases do projecto, desde o planeamento inicial até à entrega final, assegurando prazos, orçamentos e padrões de qualidade.</w:delText>
        </w:r>
      </w:del>
    </w:p>
    <w:p w14:paraId="0000012E" w14:textId="77777777" w:rsidR="00341B58" w:rsidRPr="005C188E" w:rsidRDefault="00000000">
      <w:pPr>
        <w:pStyle w:val="Ttulo4"/>
        <w:rPr>
          <w:lang w:val="pt-PT"/>
          <w:rPrChange w:id="1096" w:author="Janina Nalagy" w:date="2026-04-16T17:18:00Z" w16du:dateUtc="2026-04-16T15:18:00Z">
            <w:rPr/>
          </w:rPrChange>
        </w:rPr>
      </w:pPr>
      <w:bookmarkStart w:id="1097" w:name="_4s5qhg5zmjmu" w:colFirst="0" w:colLast="0"/>
      <w:bookmarkEnd w:id="1097"/>
      <w:r w:rsidRPr="005C188E">
        <w:rPr>
          <w:lang w:val="pt-PT"/>
          <w:rPrChange w:id="1098" w:author="Janina Nalagy" w:date="2026-04-16T17:18:00Z" w16du:dateUtc="2026-04-16T15:18:00Z">
            <w:rPr/>
          </w:rPrChange>
        </w:rPr>
        <w:t>Visão Geral</w:t>
      </w:r>
    </w:p>
    <w:p w14:paraId="0000012F" w14:textId="77777777" w:rsidR="00341B58" w:rsidRPr="005C188E" w:rsidRDefault="00000000">
      <w:pPr>
        <w:numPr>
          <w:ilvl w:val="0"/>
          <w:numId w:val="82"/>
        </w:numPr>
        <w:rPr>
          <w:lang w:val="pt-PT"/>
          <w:rPrChange w:id="1099" w:author="Janina Nalagy" w:date="2026-04-16T17:18:00Z" w16du:dateUtc="2026-04-16T15:18:00Z">
            <w:rPr/>
          </w:rPrChange>
        </w:rPr>
      </w:pPr>
      <w:r w:rsidRPr="005C188E">
        <w:rPr>
          <w:lang w:val="pt-PT"/>
          <w:rPrChange w:id="1100" w:author="Janina Nalagy" w:date="2026-04-16T17:18:00Z" w16du:dateUtc="2026-04-16T15:18:00Z">
            <w:rPr/>
          </w:rPrChange>
        </w:rPr>
        <w:t>Visão Geral</w:t>
      </w:r>
    </w:p>
    <w:p w14:paraId="4E2B696D" w14:textId="77777777" w:rsidR="005C188E" w:rsidRPr="005C188E" w:rsidRDefault="005C188E" w:rsidP="005C188E">
      <w:pPr>
        <w:pStyle w:val="PargrafodaLista"/>
        <w:numPr>
          <w:ilvl w:val="0"/>
          <w:numId w:val="82"/>
        </w:numPr>
        <w:spacing w:before="100" w:beforeAutospacing="1" w:after="100" w:afterAutospacing="1" w:line="240" w:lineRule="auto"/>
        <w:rPr>
          <w:ins w:id="1101" w:author="Janina Nalagy" w:date="2026-04-16T17:17:00Z" w16du:dateUtc="2026-04-16T15:17:00Z"/>
          <w:rFonts w:ascii="Times New Roman" w:eastAsia="Times New Roman" w:hAnsi="Times New Roman" w:cs="Times New Roman"/>
          <w:sz w:val="24"/>
          <w:szCs w:val="24"/>
          <w:lang w:val="pt-PT"/>
        </w:rPr>
      </w:pPr>
      <w:ins w:id="1102" w:author="Janina Nalagy" w:date="2026-04-16T17:17:00Z" w16du:dateUtc="2026-04-16T15:17:00Z">
        <w:r w:rsidRPr="005C188E">
          <w:rPr>
            <w:rFonts w:ascii="Times New Roman" w:eastAsia="Times New Roman" w:hAnsi="Times New Roman" w:cs="Times New Roman"/>
            <w:sz w:val="24"/>
            <w:szCs w:val="24"/>
            <w:lang w:val="pt-PT"/>
          </w:rPr>
          <w:t>A experiência técnica da equipa da REC, aliada a parcerias estratégicas com entidades de referência no sector, permite-nos disponibilizar soluções integradas e ajustadas às exigências de cada projecto.</w:t>
        </w:r>
      </w:ins>
    </w:p>
    <w:p w14:paraId="727862E5" w14:textId="77777777" w:rsidR="005C188E" w:rsidRPr="005C188E" w:rsidRDefault="005C188E" w:rsidP="005C188E">
      <w:pPr>
        <w:pStyle w:val="PargrafodaLista"/>
        <w:numPr>
          <w:ilvl w:val="0"/>
          <w:numId w:val="82"/>
        </w:numPr>
        <w:spacing w:before="100" w:beforeAutospacing="1" w:after="100" w:afterAutospacing="1" w:line="240" w:lineRule="auto"/>
        <w:rPr>
          <w:ins w:id="1103" w:author="Janina Nalagy" w:date="2026-04-16T17:17:00Z" w16du:dateUtc="2026-04-16T15:17:00Z"/>
          <w:rFonts w:ascii="Times New Roman" w:eastAsia="Times New Roman" w:hAnsi="Times New Roman" w:cs="Times New Roman"/>
          <w:sz w:val="24"/>
          <w:szCs w:val="24"/>
          <w:lang w:val="pt-PT"/>
        </w:rPr>
      </w:pPr>
      <w:ins w:id="1104" w:author="Janina Nalagy" w:date="2026-04-16T17:17:00Z" w16du:dateUtc="2026-04-16T15:17:00Z">
        <w:r w:rsidRPr="005C188E">
          <w:rPr>
            <w:rFonts w:ascii="Times New Roman" w:eastAsia="Times New Roman" w:hAnsi="Times New Roman" w:cs="Times New Roman"/>
            <w:sz w:val="24"/>
            <w:szCs w:val="24"/>
            <w:lang w:val="pt-PT"/>
          </w:rPr>
          <w:t>Actuamos como parceiro do cliente ao longo de todo o processo, apoiando a coordenação das diferentes especialidades, o acompanhamento da execução, o controlo de custos, a fiscalização da qualidade e a gestão de riscos. O nosso objectivo é assegurar que cada projecto seja desenvolvido com rigor, eficiência e total alinhamento com os objectivos técnicos, funcionais e financeiros estabelecidos.</w:t>
        </w:r>
      </w:ins>
    </w:p>
    <w:p w14:paraId="00000130" w14:textId="139A2EEA" w:rsidR="00341B58" w:rsidRPr="005C188E" w:rsidDel="005C188E" w:rsidRDefault="00000000">
      <w:pPr>
        <w:numPr>
          <w:ilvl w:val="0"/>
          <w:numId w:val="82"/>
        </w:numPr>
        <w:rPr>
          <w:del w:id="1105" w:author="Janina Nalagy" w:date="2026-04-16T17:17:00Z" w16du:dateUtc="2026-04-16T15:17:00Z"/>
          <w:lang w:val="pt-PT"/>
          <w:rPrChange w:id="1106" w:author="Janina Nalagy" w:date="2026-04-16T17:18:00Z" w16du:dateUtc="2026-04-16T15:18:00Z">
            <w:rPr>
              <w:del w:id="1107" w:author="Janina Nalagy" w:date="2026-04-16T17:17:00Z" w16du:dateUtc="2026-04-16T15:17:00Z"/>
            </w:rPr>
          </w:rPrChange>
        </w:rPr>
      </w:pPr>
      <w:del w:id="1108" w:author="Janina Nalagy" w:date="2026-04-16T17:17:00Z" w16du:dateUtc="2026-04-16T15:17:00Z">
        <w:r w:rsidRPr="005C188E" w:rsidDel="005C188E">
          <w:rPr>
            <w:lang w:val="pt-PT"/>
            <w:rPrChange w:id="1109" w:author="Janina Nalagy" w:date="2026-04-16T17:18:00Z" w16du:dateUtc="2026-04-16T15:18:00Z">
              <w:rPr/>
            </w:rPrChange>
          </w:rPr>
          <w:delText>A vasta experiência técnica da equipa da REC, aliada a parcerias estratégicas com empresas de referência no sector, permite-nos oferecer soluções completas e integradas desde a fase inicial do projecto até à sua entrega final.</w:delText>
        </w:r>
      </w:del>
    </w:p>
    <w:p w14:paraId="00000131" w14:textId="1E84227A" w:rsidR="00341B58" w:rsidRPr="005C188E" w:rsidDel="005C188E" w:rsidRDefault="00000000">
      <w:pPr>
        <w:numPr>
          <w:ilvl w:val="0"/>
          <w:numId w:val="82"/>
        </w:numPr>
        <w:rPr>
          <w:del w:id="1110" w:author="Janina Nalagy" w:date="2026-04-16T17:17:00Z" w16du:dateUtc="2026-04-16T15:17:00Z"/>
          <w:lang w:val="pt-PT"/>
          <w:rPrChange w:id="1111" w:author="Janina Nalagy" w:date="2026-04-16T17:18:00Z" w16du:dateUtc="2026-04-16T15:18:00Z">
            <w:rPr>
              <w:del w:id="1112" w:author="Janina Nalagy" w:date="2026-04-16T17:17:00Z" w16du:dateUtc="2026-04-16T15:17:00Z"/>
            </w:rPr>
          </w:rPrChange>
        </w:rPr>
      </w:pPr>
      <w:del w:id="1113" w:author="Janina Nalagy" w:date="2026-04-16T17:17:00Z" w16du:dateUtc="2026-04-16T15:17:00Z">
        <w:r w:rsidRPr="005C188E" w:rsidDel="005C188E">
          <w:rPr>
            <w:lang w:val="pt-PT"/>
            <w:rPrChange w:id="1114" w:author="Janina Nalagy" w:date="2026-04-16T17:18:00Z" w16du:dateUtc="2026-04-16T15:18:00Z">
              <w:rPr/>
            </w:rPrChange>
          </w:rPr>
          <w:delText>Actuamos como parceiro do cliente na coordenação de equipas, controlo de custos, fiscalização da qualidade e gestão de riscos, assegurando uma execução rigorosa e alinhada com os objectivos definidos.</w:delText>
        </w:r>
      </w:del>
    </w:p>
    <w:p w14:paraId="00000132" w14:textId="77777777" w:rsidR="00341B58" w:rsidRPr="005C188E" w:rsidRDefault="00000000">
      <w:pPr>
        <w:pStyle w:val="Ttulo4"/>
        <w:rPr>
          <w:lang w:val="pt-PT"/>
          <w:rPrChange w:id="1115" w:author="Janina Nalagy" w:date="2026-04-16T17:18:00Z" w16du:dateUtc="2026-04-16T15:18:00Z">
            <w:rPr/>
          </w:rPrChange>
        </w:rPr>
      </w:pPr>
      <w:bookmarkStart w:id="1116" w:name="_9ocmegf99gzb" w:colFirst="0" w:colLast="0"/>
      <w:bookmarkEnd w:id="1116"/>
      <w:r w:rsidRPr="005C188E">
        <w:rPr>
          <w:lang w:val="pt-PT"/>
          <w:rPrChange w:id="1117" w:author="Janina Nalagy" w:date="2026-04-16T17:18:00Z" w16du:dateUtc="2026-04-16T15:18:00Z">
            <w:rPr/>
          </w:rPrChange>
        </w:rPr>
        <w:t>Destaques</w:t>
      </w:r>
    </w:p>
    <w:p w14:paraId="00000133" w14:textId="77777777" w:rsidR="00341B58" w:rsidRPr="005C188E" w:rsidRDefault="00000000">
      <w:pPr>
        <w:numPr>
          <w:ilvl w:val="0"/>
          <w:numId w:val="56"/>
        </w:numPr>
        <w:rPr>
          <w:lang w:val="pt-PT"/>
          <w:rPrChange w:id="1118" w:author="Janina Nalagy" w:date="2026-04-16T17:18:00Z" w16du:dateUtc="2026-04-16T15:18:00Z">
            <w:rPr/>
          </w:rPrChange>
        </w:rPr>
      </w:pPr>
      <w:r w:rsidRPr="005C188E">
        <w:rPr>
          <w:lang w:val="pt-PT"/>
          <w:rPrChange w:id="1119" w:author="Janina Nalagy" w:date="2026-04-16T17:18:00Z" w16du:dateUtc="2026-04-16T15:18:00Z">
            <w:rPr/>
          </w:rPrChange>
        </w:rPr>
        <w:t>Equipa multidisciplinar e parcerias estratégicas</w:t>
      </w:r>
    </w:p>
    <w:p w14:paraId="00000134" w14:textId="057B4439" w:rsidR="00341B58" w:rsidRPr="005C188E" w:rsidDel="005C188E" w:rsidRDefault="005C188E">
      <w:pPr>
        <w:numPr>
          <w:ilvl w:val="1"/>
          <w:numId w:val="56"/>
        </w:numPr>
        <w:rPr>
          <w:del w:id="1120" w:author="Janina Nalagy" w:date="2026-04-16T17:17:00Z" w16du:dateUtc="2026-04-16T15:17:00Z"/>
          <w:lang w:val="pt-PT"/>
          <w:rPrChange w:id="1121" w:author="Janina Nalagy" w:date="2026-04-16T17:18:00Z" w16du:dateUtc="2026-04-16T15:18:00Z">
            <w:rPr>
              <w:del w:id="1122" w:author="Janina Nalagy" w:date="2026-04-16T17:17:00Z" w16du:dateUtc="2026-04-16T15:17:00Z"/>
            </w:rPr>
          </w:rPrChange>
        </w:rPr>
      </w:pPr>
      <w:ins w:id="1123" w:author="Janina Nalagy" w:date="2026-04-16T17:17:00Z">
        <w:r w:rsidRPr="005C188E">
          <w:rPr>
            <w:lang w:val="pt-PT"/>
            <w:rPrChange w:id="1124" w:author="Janina Nalagy" w:date="2026-04-16T17:18:00Z" w16du:dateUtc="2026-04-16T15:18:00Z">
              <w:rPr/>
            </w:rPrChange>
          </w:rPr>
          <w:t xml:space="preserve">Reunimos competências técnicas complementares e contamos com parcerias especializadas que nos permitem acompanhar projectos com uma visão integrada, coordenando diferentes disciplinas e assegurando decisões tecnicamente </w:t>
        </w:r>
        <w:proofErr w:type="spellStart"/>
        <w:r w:rsidRPr="005C188E">
          <w:rPr>
            <w:lang w:val="pt-PT"/>
            <w:rPrChange w:id="1125" w:author="Janina Nalagy" w:date="2026-04-16T17:18:00Z" w16du:dateUtc="2026-04-16T15:18:00Z">
              <w:rPr/>
            </w:rPrChange>
          </w:rPr>
          <w:t>consistentes.</w:t>
        </w:r>
      </w:ins>
      <w:del w:id="1126" w:author="Janina Nalagy" w:date="2026-04-16T17:17:00Z" w16du:dateUtc="2026-04-16T15:17:00Z">
        <w:r w:rsidR="00000000" w:rsidRPr="005C188E" w:rsidDel="005C188E">
          <w:rPr>
            <w:lang w:val="pt-PT"/>
            <w:rPrChange w:id="1127" w:author="Janina Nalagy" w:date="2026-04-16T17:18:00Z" w16du:dateUtc="2026-04-16T15:18:00Z">
              <w:rPr/>
            </w:rPrChange>
          </w:rPr>
          <w:delText>Reunimos competências complementares para coordenar diferentes disciplinas e garantir decisões tecnicamente consistentes.</w:delText>
        </w:r>
      </w:del>
    </w:p>
    <w:p w14:paraId="00000135" w14:textId="77777777" w:rsidR="00341B58" w:rsidRPr="005C188E" w:rsidRDefault="00000000">
      <w:pPr>
        <w:numPr>
          <w:ilvl w:val="0"/>
          <w:numId w:val="56"/>
        </w:numPr>
        <w:rPr>
          <w:lang w:val="pt-PT"/>
          <w:rPrChange w:id="1128" w:author="Janina Nalagy" w:date="2026-04-16T17:18:00Z" w16du:dateUtc="2026-04-16T15:18:00Z">
            <w:rPr/>
          </w:rPrChange>
        </w:rPr>
      </w:pPr>
      <w:r w:rsidRPr="005C188E">
        <w:rPr>
          <w:lang w:val="pt-PT"/>
          <w:rPrChange w:id="1129" w:author="Janina Nalagy" w:date="2026-04-16T17:18:00Z" w16du:dateUtc="2026-04-16T15:18:00Z">
            <w:rPr/>
          </w:rPrChange>
        </w:rPr>
        <w:t>Serviço</w:t>
      </w:r>
      <w:proofErr w:type="spellEnd"/>
      <w:r w:rsidRPr="005C188E">
        <w:rPr>
          <w:lang w:val="pt-PT"/>
          <w:rPrChange w:id="1130" w:author="Janina Nalagy" w:date="2026-04-16T17:18:00Z" w16du:dateUtc="2026-04-16T15:18:00Z">
            <w:rPr/>
          </w:rPrChange>
        </w:rPr>
        <w:t xml:space="preserve"> chave-na-mão</w:t>
      </w:r>
    </w:p>
    <w:p w14:paraId="00000136" w14:textId="109037DA" w:rsidR="00341B58" w:rsidRPr="005C188E" w:rsidDel="005C188E" w:rsidRDefault="005C188E">
      <w:pPr>
        <w:numPr>
          <w:ilvl w:val="1"/>
          <w:numId w:val="56"/>
        </w:numPr>
        <w:rPr>
          <w:del w:id="1131" w:author="Janina Nalagy" w:date="2026-04-16T17:17:00Z" w16du:dateUtc="2026-04-16T15:17:00Z"/>
          <w:lang w:val="pt-PT"/>
          <w:rPrChange w:id="1132" w:author="Janina Nalagy" w:date="2026-04-16T17:18:00Z" w16du:dateUtc="2026-04-16T15:18:00Z">
            <w:rPr>
              <w:del w:id="1133" w:author="Janina Nalagy" w:date="2026-04-16T17:17:00Z" w16du:dateUtc="2026-04-16T15:17:00Z"/>
            </w:rPr>
          </w:rPrChange>
        </w:rPr>
      </w:pPr>
      <w:ins w:id="1134" w:author="Janina Nalagy" w:date="2026-04-16T17:17:00Z">
        <w:r w:rsidRPr="005C188E">
          <w:rPr>
            <w:lang w:val="pt-PT"/>
            <w:rPrChange w:id="1135" w:author="Janina Nalagy" w:date="2026-04-16T17:18:00Z" w16du:dateUtc="2026-04-16T15:18:00Z">
              <w:rPr/>
            </w:rPrChange>
          </w:rPr>
          <w:t xml:space="preserve">Oferecemos um acompanhamento estruturado e abrangente, desde o planeamento até à entrega final, simplificando a gestão para o cliente e assegurando maior controlo sobre todas as fases do </w:t>
        </w:r>
        <w:proofErr w:type="spellStart"/>
        <w:r w:rsidRPr="005C188E">
          <w:rPr>
            <w:lang w:val="pt-PT"/>
            <w:rPrChange w:id="1136" w:author="Janina Nalagy" w:date="2026-04-16T17:18:00Z" w16du:dateUtc="2026-04-16T15:18:00Z">
              <w:rPr/>
            </w:rPrChange>
          </w:rPr>
          <w:t>projecto.</w:t>
        </w:r>
      </w:ins>
      <w:del w:id="1137" w:author="Janina Nalagy" w:date="2026-04-16T17:17:00Z" w16du:dateUtc="2026-04-16T15:17:00Z">
        <w:r w:rsidR="00000000" w:rsidRPr="005C188E" w:rsidDel="005C188E">
          <w:rPr>
            <w:lang w:val="pt-PT"/>
            <w:rPrChange w:id="1138" w:author="Janina Nalagy" w:date="2026-04-16T17:18:00Z" w16du:dateUtc="2026-04-16T15:18:00Z">
              <w:rPr/>
            </w:rPrChange>
          </w:rPr>
          <w:delText>Planeamos, acompanhamos e entregamos com controlo integral, reduzindo desvios e simplificando a gestão para o cliente.</w:delText>
        </w:r>
      </w:del>
    </w:p>
    <w:p w14:paraId="00000137" w14:textId="77777777" w:rsidR="00341B58" w:rsidRPr="005C188E" w:rsidRDefault="00000000">
      <w:pPr>
        <w:numPr>
          <w:ilvl w:val="0"/>
          <w:numId w:val="56"/>
        </w:numPr>
        <w:rPr>
          <w:lang w:val="pt-PT"/>
          <w:rPrChange w:id="1139" w:author="Janina Nalagy" w:date="2026-04-16T17:18:00Z" w16du:dateUtc="2026-04-16T15:18:00Z">
            <w:rPr/>
          </w:rPrChange>
        </w:rPr>
      </w:pPr>
      <w:r w:rsidRPr="005C188E">
        <w:rPr>
          <w:lang w:val="pt-PT"/>
          <w:rPrChange w:id="1140" w:author="Janina Nalagy" w:date="2026-04-16T17:18:00Z" w16du:dateUtc="2026-04-16T15:18:00Z">
            <w:rPr/>
          </w:rPrChange>
        </w:rPr>
        <w:t>Controlo</w:t>
      </w:r>
      <w:proofErr w:type="spellEnd"/>
      <w:r w:rsidRPr="005C188E">
        <w:rPr>
          <w:lang w:val="pt-PT"/>
          <w:rPrChange w:id="1141" w:author="Janina Nalagy" w:date="2026-04-16T17:18:00Z" w16du:dateUtc="2026-04-16T15:18:00Z">
            <w:rPr/>
          </w:rPrChange>
        </w:rPr>
        <w:t xml:space="preserve"> de qualidade, prazo e custo</w:t>
      </w:r>
    </w:p>
    <w:p w14:paraId="00000138" w14:textId="42471B19" w:rsidR="00341B58" w:rsidRPr="005C188E" w:rsidDel="005C188E" w:rsidRDefault="005C188E">
      <w:pPr>
        <w:numPr>
          <w:ilvl w:val="1"/>
          <w:numId w:val="56"/>
        </w:numPr>
        <w:rPr>
          <w:del w:id="1142" w:author="Janina Nalagy" w:date="2026-04-16T17:18:00Z" w16du:dateUtc="2026-04-16T15:18:00Z"/>
          <w:lang w:val="pt-PT"/>
          <w:rPrChange w:id="1143" w:author="Janina Nalagy" w:date="2026-04-16T17:18:00Z" w16du:dateUtc="2026-04-16T15:18:00Z">
            <w:rPr>
              <w:del w:id="1144" w:author="Janina Nalagy" w:date="2026-04-16T17:18:00Z" w16du:dateUtc="2026-04-16T15:18:00Z"/>
            </w:rPr>
          </w:rPrChange>
        </w:rPr>
      </w:pPr>
      <w:ins w:id="1145" w:author="Janina Nalagy" w:date="2026-04-16T17:18:00Z">
        <w:r w:rsidRPr="005C188E">
          <w:rPr>
            <w:lang w:val="pt-PT"/>
            <w:rPrChange w:id="1146" w:author="Janina Nalagy" w:date="2026-04-16T17:18:00Z" w16du:dateUtc="2026-04-16T15:18:00Z">
              <w:rPr/>
            </w:rPrChange>
          </w:rPr>
          <w:t xml:space="preserve">Adoptamos metodologias de acompanhamento e fiscalização orientadas para o cumprimento de cronogramas, controlo orçamental, conformidade técnica e minimização de desvios durante a </w:t>
        </w:r>
        <w:proofErr w:type="spellStart"/>
        <w:r w:rsidRPr="005C188E">
          <w:rPr>
            <w:lang w:val="pt-PT"/>
            <w:rPrChange w:id="1147" w:author="Janina Nalagy" w:date="2026-04-16T17:18:00Z" w16du:dateUtc="2026-04-16T15:18:00Z">
              <w:rPr/>
            </w:rPrChange>
          </w:rPr>
          <w:t>execução.</w:t>
        </w:r>
      </w:ins>
      <w:del w:id="1148" w:author="Janina Nalagy" w:date="2026-04-16T17:18:00Z" w16du:dateUtc="2026-04-16T15:18:00Z">
        <w:r w:rsidR="00000000" w:rsidRPr="005C188E" w:rsidDel="005C188E">
          <w:rPr>
            <w:lang w:val="pt-PT"/>
            <w:rPrChange w:id="1149" w:author="Janina Nalagy" w:date="2026-04-16T17:18:00Z" w16du:dateUtc="2026-04-16T15:18:00Z">
              <w:rPr/>
            </w:rPrChange>
          </w:rPr>
          <w:delText>Utilizamos metodologias consolidadas para manter cronogramas realistas, orçamentos controlados e conformidade regulamentar.</w:delText>
        </w:r>
      </w:del>
    </w:p>
    <w:p w14:paraId="00000139" w14:textId="77777777" w:rsidR="00341B58" w:rsidRPr="005C188E" w:rsidRDefault="00000000">
      <w:pPr>
        <w:pStyle w:val="Ttulo4"/>
        <w:rPr>
          <w:lang w:val="pt-PT"/>
          <w:rPrChange w:id="1150" w:author="Janina Nalagy" w:date="2026-04-16T17:18:00Z" w16du:dateUtc="2026-04-16T15:18:00Z">
            <w:rPr/>
          </w:rPrChange>
        </w:rPr>
      </w:pPr>
      <w:bookmarkStart w:id="1151" w:name="_vp02vt1wufq1" w:colFirst="0" w:colLast="0"/>
      <w:bookmarkEnd w:id="1151"/>
      <w:r w:rsidRPr="005C188E">
        <w:rPr>
          <w:lang w:val="pt-PT"/>
          <w:rPrChange w:id="1152" w:author="Janina Nalagy" w:date="2026-04-16T17:18:00Z" w16du:dateUtc="2026-04-16T15:18:00Z">
            <w:rPr/>
          </w:rPrChange>
        </w:rPr>
        <w:lastRenderedPageBreak/>
        <w:t>Os</w:t>
      </w:r>
      <w:proofErr w:type="spellEnd"/>
      <w:r w:rsidRPr="005C188E">
        <w:rPr>
          <w:lang w:val="pt-PT"/>
          <w:rPrChange w:id="1153" w:author="Janina Nalagy" w:date="2026-04-16T17:18:00Z" w16du:dateUtc="2026-04-16T15:18:00Z">
            <w:rPr/>
          </w:rPrChange>
        </w:rPr>
        <w:t xml:space="preserve"> Nossos Serviços</w:t>
      </w:r>
    </w:p>
    <w:p w14:paraId="0000013A" w14:textId="77777777" w:rsidR="00341B58" w:rsidRPr="005C188E" w:rsidRDefault="00000000">
      <w:pPr>
        <w:numPr>
          <w:ilvl w:val="0"/>
          <w:numId w:val="59"/>
        </w:numPr>
        <w:rPr>
          <w:lang w:val="pt-PT"/>
          <w:rPrChange w:id="1154" w:author="Janina Nalagy" w:date="2026-04-16T17:18:00Z" w16du:dateUtc="2026-04-16T15:18:00Z">
            <w:rPr/>
          </w:rPrChange>
        </w:rPr>
      </w:pPr>
      <w:r w:rsidRPr="005C188E">
        <w:rPr>
          <w:lang w:val="pt-PT"/>
          <w:rPrChange w:id="1155" w:author="Janina Nalagy" w:date="2026-04-16T17:18:00Z" w16du:dateUtc="2026-04-16T15:18:00Z">
            <w:rPr/>
          </w:rPrChange>
        </w:rPr>
        <w:t>Os Nossos Serviços</w:t>
      </w:r>
    </w:p>
    <w:p w14:paraId="0000013B" w14:textId="77777777" w:rsidR="00341B58" w:rsidRPr="005C188E" w:rsidRDefault="00000000">
      <w:pPr>
        <w:numPr>
          <w:ilvl w:val="0"/>
          <w:numId w:val="59"/>
        </w:numPr>
        <w:rPr>
          <w:lang w:val="pt-PT"/>
          <w:rPrChange w:id="1156" w:author="Janina Nalagy" w:date="2026-04-16T17:18:00Z" w16du:dateUtc="2026-04-16T15:18:00Z">
            <w:rPr/>
          </w:rPrChange>
        </w:rPr>
      </w:pPr>
      <w:r w:rsidRPr="005C188E">
        <w:rPr>
          <w:lang w:val="pt-PT"/>
          <w:rPrChange w:id="1157" w:author="Janina Nalagy" w:date="2026-04-16T17:18:00Z" w16du:dateUtc="2026-04-16T15:18:00Z">
            <w:rPr/>
          </w:rPrChange>
        </w:rPr>
        <w:t>Organizamos cada intervenção em frentes de trabalho claras, para que o cliente compreenda exactamente o alcance técnico do acompanhamento prestado.</w:t>
      </w:r>
    </w:p>
    <w:p w14:paraId="0000013C" w14:textId="77777777" w:rsidR="00341B58" w:rsidRPr="005C188E" w:rsidRDefault="00000000">
      <w:pPr>
        <w:numPr>
          <w:ilvl w:val="0"/>
          <w:numId w:val="58"/>
        </w:numPr>
        <w:rPr>
          <w:lang w:val="pt-PT"/>
          <w:rPrChange w:id="1158" w:author="Janina Nalagy" w:date="2026-04-16T17:18:00Z" w16du:dateUtc="2026-04-16T15:18:00Z">
            <w:rPr/>
          </w:rPrChange>
        </w:rPr>
      </w:pPr>
      <w:r w:rsidRPr="005C188E">
        <w:rPr>
          <w:lang w:val="pt-PT"/>
          <w:rPrChange w:id="1159" w:author="Janina Nalagy" w:date="2026-04-16T17:18:00Z" w16du:dateUtc="2026-04-16T15:18:00Z">
            <w:rPr/>
          </w:rPrChange>
        </w:rPr>
        <w:t>Gestão Integral de Projecto</w:t>
      </w:r>
    </w:p>
    <w:p w14:paraId="0000013D" w14:textId="6FCBCD67" w:rsidR="00341B58" w:rsidRPr="005C188E" w:rsidDel="005C188E" w:rsidRDefault="005C188E">
      <w:pPr>
        <w:numPr>
          <w:ilvl w:val="1"/>
          <w:numId w:val="58"/>
        </w:numPr>
        <w:rPr>
          <w:del w:id="1160" w:author="Janina Nalagy" w:date="2026-04-16T17:19:00Z" w16du:dateUtc="2026-04-16T15:19:00Z"/>
          <w:lang w:val="pt-PT"/>
          <w:rPrChange w:id="1161" w:author="Janina Nalagy" w:date="2026-04-16T17:18:00Z" w16du:dateUtc="2026-04-16T15:18:00Z">
            <w:rPr>
              <w:del w:id="1162" w:author="Janina Nalagy" w:date="2026-04-16T17:19:00Z" w16du:dateUtc="2026-04-16T15:19:00Z"/>
            </w:rPr>
          </w:rPrChange>
        </w:rPr>
      </w:pPr>
      <w:ins w:id="1163" w:author="Janina Nalagy" w:date="2026-04-16T17:19:00Z">
        <w:r w:rsidRPr="005C188E">
          <w:rPr>
            <w:lang w:val="pt-PT"/>
            <w:rPrChange w:id="1164" w:author="Janina Nalagy" w:date="2026-04-16T17:20:00Z" w16du:dateUtc="2026-04-16T15:20:00Z">
              <w:rPr/>
            </w:rPrChange>
          </w:rPr>
          <w:t xml:space="preserve">Gerimos todas as etapas do projecto com visão estratégica, controlo permanente e foco na concretização dos objectivos definidos, assegurando articulação eficaz entre recursos, intervenientes e </w:t>
        </w:r>
        <w:proofErr w:type="spellStart"/>
        <w:r w:rsidRPr="005C188E">
          <w:rPr>
            <w:lang w:val="pt-PT"/>
            <w:rPrChange w:id="1165" w:author="Janina Nalagy" w:date="2026-04-16T17:20:00Z" w16du:dateUtc="2026-04-16T15:20:00Z">
              <w:rPr/>
            </w:rPrChange>
          </w:rPr>
          <w:t>resultados.</w:t>
        </w:r>
      </w:ins>
      <w:del w:id="1166" w:author="Janina Nalagy" w:date="2026-04-16T17:19:00Z" w16du:dateUtc="2026-04-16T15:19:00Z">
        <w:r w:rsidR="00000000" w:rsidRPr="005C188E" w:rsidDel="005C188E">
          <w:rPr>
            <w:lang w:val="pt-PT"/>
            <w:rPrChange w:id="1167" w:author="Janina Nalagy" w:date="2026-04-16T17:18:00Z" w16du:dateUtc="2026-04-16T15:18:00Z">
              <w:rPr/>
            </w:rPrChange>
          </w:rPr>
          <w:delText>Gerimos todas as etapas do projecto com visão estratégica e controlo permanente dos recursos, dos intervenientes e dos resultados.</w:delText>
        </w:r>
      </w:del>
    </w:p>
    <w:p w14:paraId="0000013E" w14:textId="77777777" w:rsidR="00341B58" w:rsidRPr="005C188E" w:rsidRDefault="00000000">
      <w:pPr>
        <w:numPr>
          <w:ilvl w:val="1"/>
          <w:numId w:val="58"/>
        </w:numPr>
        <w:rPr>
          <w:lang w:val="pt-PT"/>
          <w:rPrChange w:id="1168" w:author="Janina Nalagy" w:date="2026-04-16T17:18:00Z" w16du:dateUtc="2026-04-16T15:18:00Z">
            <w:rPr/>
          </w:rPrChange>
        </w:rPr>
      </w:pPr>
      <w:r w:rsidRPr="005C188E">
        <w:rPr>
          <w:lang w:val="pt-PT"/>
          <w:rPrChange w:id="1169" w:author="Janina Nalagy" w:date="2026-04-16T17:18:00Z" w16du:dateUtc="2026-04-16T15:18:00Z">
            <w:rPr/>
          </w:rPrChange>
        </w:rPr>
        <w:t>Planeamento</w:t>
      </w:r>
      <w:proofErr w:type="spellEnd"/>
      <w:r w:rsidRPr="005C188E">
        <w:rPr>
          <w:lang w:val="pt-PT"/>
          <w:rPrChange w:id="1170" w:author="Janina Nalagy" w:date="2026-04-16T17:18:00Z" w16du:dateUtc="2026-04-16T15:18:00Z">
            <w:rPr/>
          </w:rPrChange>
        </w:rPr>
        <w:t xml:space="preserve"> global e definição de fases críticas</w:t>
      </w:r>
    </w:p>
    <w:p w14:paraId="0000013F" w14:textId="77777777" w:rsidR="00341B58" w:rsidRPr="005C188E" w:rsidRDefault="00000000">
      <w:pPr>
        <w:numPr>
          <w:ilvl w:val="1"/>
          <w:numId w:val="58"/>
        </w:numPr>
        <w:rPr>
          <w:lang w:val="pt-PT"/>
          <w:rPrChange w:id="1171" w:author="Janina Nalagy" w:date="2026-04-16T17:18:00Z" w16du:dateUtc="2026-04-16T15:18:00Z">
            <w:rPr/>
          </w:rPrChange>
        </w:rPr>
      </w:pPr>
      <w:r w:rsidRPr="005C188E">
        <w:rPr>
          <w:lang w:val="pt-PT"/>
          <w:rPrChange w:id="1172" w:author="Janina Nalagy" w:date="2026-04-16T17:18:00Z" w16du:dateUtc="2026-04-16T15:18:00Z">
            <w:rPr/>
          </w:rPrChange>
        </w:rPr>
        <w:t>Coordenação de equipas, fornecedores e consultores</w:t>
      </w:r>
    </w:p>
    <w:p w14:paraId="00000140" w14:textId="77777777" w:rsidR="00341B58" w:rsidRPr="005C188E" w:rsidRDefault="00000000">
      <w:pPr>
        <w:numPr>
          <w:ilvl w:val="1"/>
          <w:numId w:val="58"/>
        </w:numPr>
        <w:rPr>
          <w:lang w:val="pt-PT"/>
          <w:rPrChange w:id="1173" w:author="Janina Nalagy" w:date="2026-04-16T17:18:00Z" w16du:dateUtc="2026-04-16T15:18:00Z">
            <w:rPr/>
          </w:rPrChange>
        </w:rPr>
      </w:pPr>
      <w:r w:rsidRPr="005C188E">
        <w:rPr>
          <w:lang w:val="pt-PT"/>
          <w:rPrChange w:id="1174" w:author="Janina Nalagy" w:date="2026-04-16T17:18:00Z" w16du:dateUtc="2026-04-16T15:18:00Z">
            <w:rPr/>
          </w:rPrChange>
        </w:rPr>
        <w:t>Monitorização de objectivos, risco e desempenho</w:t>
      </w:r>
    </w:p>
    <w:p w14:paraId="00000141" w14:textId="77777777" w:rsidR="00341B58" w:rsidRPr="005C188E" w:rsidRDefault="00000000">
      <w:pPr>
        <w:numPr>
          <w:ilvl w:val="0"/>
          <w:numId w:val="58"/>
        </w:numPr>
        <w:rPr>
          <w:lang w:val="pt-PT"/>
          <w:rPrChange w:id="1175" w:author="Janina Nalagy" w:date="2026-04-16T17:18:00Z" w16du:dateUtc="2026-04-16T15:18:00Z">
            <w:rPr/>
          </w:rPrChange>
        </w:rPr>
      </w:pPr>
      <w:r w:rsidRPr="005C188E">
        <w:rPr>
          <w:lang w:val="pt-PT"/>
          <w:rPrChange w:id="1176" w:author="Janina Nalagy" w:date="2026-04-16T17:18:00Z" w16du:dateUtc="2026-04-16T15:18:00Z">
            <w:rPr/>
          </w:rPrChange>
        </w:rPr>
        <w:t>Coordenação e Fiscalização</w:t>
      </w:r>
    </w:p>
    <w:p w14:paraId="00000142" w14:textId="7D7FE6A5" w:rsidR="00341B58" w:rsidRPr="005C188E" w:rsidDel="005C188E" w:rsidRDefault="005C188E">
      <w:pPr>
        <w:numPr>
          <w:ilvl w:val="1"/>
          <w:numId w:val="58"/>
        </w:numPr>
        <w:rPr>
          <w:del w:id="1177" w:author="Janina Nalagy" w:date="2026-04-16T17:19:00Z" w16du:dateUtc="2026-04-16T15:19:00Z"/>
          <w:lang w:val="pt-PT"/>
          <w:rPrChange w:id="1178" w:author="Janina Nalagy" w:date="2026-04-16T17:18:00Z" w16du:dateUtc="2026-04-16T15:18:00Z">
            <w:rPr>
              <w:del w:id="1179" w:author="Janina Nalagy" w:date="2026-04-16T17:19:00Z" w16du:dateUtc="2026-04-16T15:19:00Z"/>
            </w:rPr>
          </w:rPrChange>
        </w:rPr>
      </w:pPr>
      <w:ins w:id="1180" w:author="Janina Nalagy" w:date="2026-04-16T17:19:00Z">
        <w:r w:rsidRPr="005C188E">
          <w:rPr>
            <w:lang w:val="pt-PT"/>
            <w:rPrChange w:id="1181" w:author="Janina Nalagy" w:date="2026-04-16T17:20:00Z" w16du:dateUtc="2026-04-16T15:20:00Z">
              <w:rPr/>
            </w:rPrChange>
          </w:rPr>
          <w:t xml:space="preserve">Acompanhamos a execução em obra, promovendo alinhamento técnico, segurança, conformidade regulamentar e controlo de qualidade ao longo de todo o processo </w:t>
        </w:r>
        <w:proofErr w:type="spellStart"/>
        <w:r w:rsidRPr="005C188E">
          <w:rPr>
            <w:lang w:val="pt-PT"/>
            <w:rPrChange w:id="1182" w:author="Janina Nalagy" w:date="2026-04-16T17:20:00Z" w16du:dateUtc="2026-04-16T15:20:00Z">
              <w:rPr/>
            </w:rPrChange>
          </w:rPr>
          <w:t>construtivo.</w:t>
        </w:r>
      </w:ins>
      <w:del w:id="1183" w:author="Janina Nalagy" w:date="2026-04-16T17:19:00Z" w16du:dateUtc="2026-04-16T15:19:00Z">
        <w:r w:rsidR="00000000" w:rsidRPr="005C188E" w:rsidDel="005C188E">
          <w:rPr>
            <w:lang w:val="pt-PT"/>
            <w:rPrChange w:id="1184" w:author="Janina Nalagy" w:date="2026-04-16T17:18:00Z" w16du:dateUtc="2026-04-16T15:18:00Z">
              <w:rPr/>
            </w:rPrChange>
          </w:rPr>
          <w:delText>Acompanhamos a execução em obra, promovendo alinhamento técnico, segurança, conformidade e qualidade ao longo do processo.</w:delText>
        </w:r>
      </w:del>
    </w:p>
    <w:p w14:paraId="00000143" w14:textId="77777777" w:rsidR="00341B58" w:rsidRPr="005C188E" w:rsidRDefault="00000000">
      <w:pPr>
        <w:numPr>
          <w:ilvl w:val="1"/>
          <w:numId w:val="58"/>
        </w:numPr>
        <w:rPr>
          <w:lang w:val="pt-PT"/>
          <w:rPrChange w:id="1185" w:author="Janina Nalagy" w:date="2026-04-16T17:18:00Z" w16du:dateUtc="2026-04-16T15:18:00Z">
            <w:rPr/>
          </w:rPrChange>
        </w:rPr>
      </w:pPr>
      <w:r w:rsidRPr="005C188E">
        <w:rPr>
          <w:lang w:val="pt-PT"/>
          <w:rPrChange w:id="1186" w:author="Janina Nalagy" w:date="2026-04-16T17:18:00Z" w16du:dateUtc="2026-04-16T15:18:00Z">
            <w:rPr/>
          </w:rPrChange>
        </w:rPr>
        <w:t>Fiscalização</w:t>
      </w:r>
      <w:proofErr w:type="spellEnd"/>
      <w:r w:rsidRPr="005C188E">
        <w:rPr>
          <w:lang w:val="pt-PT"/>
          <w:rPrChange w:id="1187" w:author="Janina Nalagy" w:date="2026-04-16T17:18:00Z" w16du:dateUtc="2026-04-16T15:18:00Z">
            <w:rPr/>
          </w:rPrChange>
        </w:rPr>
        <w:t xml:space="preserve"> técnica e validação de conformidade</w:t>
      </w:r>
    </w:p>
    <w:p w14:paraId="00000144" w14:textId="77777777" w:rsidR="00341B58" w:rsidRPr="005C188E" w:rsidRDefault="00000000">
      <w:pPr>
        <w:numPr>
          <w:ilvl w:val="1"/>
          <w:numId w:val="58"/>
        </w:numPr>
        <w:rPr>
          <w:lang w:val="pt-PT"/>
          <w:rPrChange w:id="1188" w:author="Janina Nalagy" w:date="2026-04-16T17:18:00Z" w16du:dateUtc="2026-04-16T15:18:00Z">
            <w:rPr/>
          </w:rPrChange>
        </w:rPr>
      </w:pPr>
      <w:r w:rsidRPr="005C188E">
        <w:rPr>
          <w:lang w:val="pt-PT"/>
          <w:rPrChange w:id="1189" w:author="Janina Nalagy" w:date="2026-04-16T17:18:00Z" w16du:dateUtc="2026-04-16T15:18:00Z">
            <w:rPr/>
          </w:rPrChange>
        </w:rPr>
        <w:t>Relatórios de progresso e controlo de obra</w:t>
      </w:r>
    </w:p>
    <w:p w14:paraId="00000145" w14:textId="77777777" w:rsidR="00341B58" w:rsidRPr="005C188E" w:rsidRDefault="00000000">
      <w:pPr>
        <w:numPr>
          <w:ilvl w:val="1"/>
          <w:numId w:val="58"/>
        </w:numPr>
        <w:rPr>
          <w:lang w:val="pt-PT"/>
          <w:rPrChange w:id="1190" w:author="Janina Nalagy" w:date="2026-04-16T17:18:00Z" w16du:dateUtc="2026-04-16T15:18:00Z">
            <w:rPr/>
          </w:rPrChange>
        </w:rPr>
      </w:pPr>
      <w:r w:rsidRPr="005C188E">
        <w:rPr>
          <w:lang w:val="pt-PT"/>
          <w:rPrChange w:id="1191" w:author="Janina Nalagy" w:date="2026-04-16T17:18:00Z" w16du:dateUtc="2026-04-16T15:18:00Z">
            <w:rPr/>
          </w:rPrChange>
        </w:rPr>
        <w:t>Articulação entre dono de obra, projectistas e empreiteiros</w:t>
      </w:r>
    </w:p>
    <w:p w14:paraId="00000146" w14:textId="77777777" w:rsidR="00341B58" w:rsidRPr="005C188E" w:rsidRDefault="00000000">
      <w:pPr>
        <w:numPr>
          <w:ilvl w:val="0"/>
          <w:numId w:val="58"/>
        </w:numPr>
        <w:rPr>
          <w:lang w:val="pt-PT"/>
          <w:rPrChange w:id="1192" w:author="Janina Nalagy" w:date="2026-04-16T17:18:00Z" w16du:dateUtc="2026-04-16T15:18:00Z">
            <w:rPr/>
          </w:rPrChange>
        </w:rPr>
      </w:pPr>
      <w:r w:rsidRPr="005C188E">
        <w:rPr>
          <w:lang w:val="pt-PT"/>
          <w:rPrChange w:id="1193" w:author="Janina Nalagy" w:date="2026-04-16T17:18:00Z" w16du:dateUtc="2026-04-16T15:18:00Z">
            <w:rPr/>
          </w:rPrChange>
        </w:rPr>
        <w:t>Custos, Orçamentação e Engenharia</w:t>
      </w:r>
    </w:p>
    <w:p w14:paraId="00000147" w14:textId="2EEBBEF2" w:rsidR="00341B58" w:rsidRPr="005C188E" w:rsidDel="005C188E" w:rsidRDefault="005C188E">
      <w:pPr>
        <w:numPr>
          <w:ilvl w:val="1"/>
          <w:numId w:val="58"/>
        </w:numPr>
        <w:rPr>
          <w:del w:id="1194" w:author="Janina Nalagy" w:date="2026-04-16T17:19:00Z" w16du:dateUtc="2026-04-16T15:19:00Z"/>
          <w:lang w:val="pt-PT"/>
          <w:rPrChange w:id="1195" w:author="Janina Nalagy" w:date="2026-04-16T17:18:00Z" w16du:dateUtc="2026-04-16T15:18:00Z">
            <w:rPr>
              <w:del w:id="1196" w:author="Janina Nalagy" w:date="2026-04-16T17:19:00Z" w16du:dateUtc="2026-04-16T15:19:00Z"/>
            </w:rPr>
          </w:rPrChange>
        </w:rPr>
      </w:pPr>
      <w:ins w:id="1197" w:author="Janina Nalagy" w:date="2026-04-16T17:19:00Z">
        <w:r w:rsidRPr="005C188E">
          <w:rPr>
            <w:lang w:val="pt-PT"/>
            <w:rPrChange w:id="1198" w:author="Janina Nalagy" w:date="2026-04-16T17:21:00Z" w16du:dateUtc="2026-04-16T15:21:00Z">
              <w:rPr/>
            </w:rPrChange>
          </w:rPr>
          <w:t xml:space="preserve">Prestamos apoio técnico e financeiro ao projecto, desde a estimativa inicial até ao acompanhamento durante a execução, contribuindo para uma gestão mais eficiente e </w:t>
        </w:r>
        <w:proofErr w:type="spellStart"/>
        <w:r w:rsidRPr="005C188E">
          <w:rPr>
            <w:lang w:val="pt-PT"/>
            <w:rPrChange w:id="1199" w:author="Janina Nalagy" w:date="2026-04-16T17:21:00Z" w16du:dateUtc="2026-04-16T15:21:00Z">
              <w:rPr/>
            </w:rPrChange>
          </w:rPr>
          <w:t>sustentável.</w:t>
        </w:r>
      </w:ins>
      <w:del w:id="1200" w:author="Janina Nalagy" w:date="2026-04-16T17:19:00Z" w16du:dateUtc="2026-04-16T15:19:00Z">
        <w:r w:rsidR="00000000" w:rsidRPr="005C188E" w:rsidDel="005C188E">
          <w:rPr>
            <w:lang w:val="pt-PT"/>
            <w:rPrChange w:id="1201" w:author="Janina Nalagy" w:date="2026-04-16T17:18:00Z" w16du:dateUtc="2026-04-16T15:18:00Z">
              <w:rPr/>
            </w:rPrChange>
          </w:rPr>
          <w:delText>Damos suporte à sustentabilidade financeira e técnica do projecto, desde a estimativa inicial até ao ajustamento durante a execução.</w:delText>
        </w:r>
      </w:del>
    </w:p>
    <w:p w14:paraId="00000148" w14:textId="77777777" w:rsidR="00341B58" w:rsidRPr="005C188E" w:rsidRDefault="00000000">
      <w:pPr>
        <w:numPr>
          <w:ilvl w:val="1"/>
          <w:numId w:val="58"/>
        </w:numPr>
        <w:rPr>
          <w:lang w:val="pt-PT"/>
          <w:rPrChange w:id="1202" w:author="Janina Nalagy" w:date="2026-04-16T17:18:00Z" w16du:dateUtc="2026-04-16T15:18:00Z">
            <w:rPr/>
          </w:rPrChange>
        </w:rPr>
      </w:pPr>
      <w:r w:rsidRPr="005C188E">
        <w:rPr>
          <w:lang w:val="pt-PT"/>
          <w:rPrChange w:id="1203" w:author="Janina Nalagy" w:date="2026-04-16T17:18:00Z" w16du:dateUtc="2026-04-16T15:18:00Z">
            <w:rPr/>
          </w:rPrChange>
        </w:rPr>
        <w:t>Preparação</w:t>
      </w:r>
      <w:proofErr w:type="spellEnd"/>
      <w:r w:rsidRPr="005C188E">
        <w:rPr>
          <w:lang w:val="pt-PT"/>
          <w:rPrChange w:id="1204" w:author="Janina Nalagy" w:date="2026-04-16T17:18:00Z" w16du:dateUtc="2026-04-16T15:18:00Z">
            <w:rPr/>
          </w:rPrChange>
        </w:rPr>
        <w:t xml:space="preserve"> e revisão de orçamentos</w:t>
      </w:r>
    </w:p>
    <w:p w14:paraId="00000149" w14:textId="77777777" w:rsidR="00341B58" w:rsidRPr="005C188E" w:rsidRDefault="00000000">
      <w:pPr>
        <w:numPr>
          <w:ilvl w:val="1"/>
          <w:numId w:val="58"/>
        </w:numPr>
        <w:rPr>
          <w:lang w:val="pt-PT"/>
          <w:rPrChange w:id="1205" w:author="Janina Nalagy" w:date="2026-04-16T17:18:00Z" w16du:dateUtc="2026-04-16T15:18:00Z">
            <w:rPr/>
          </w:rPrChange>
        </w:rPr>
      </w:pPr>
      <w:r w:rsidRPr="005C188E">
        <w:rPr>
          <w:lang w:val="pt-PT"/>
          <w:rPrChange w:id="1206" w:author="Janina Nalagy" w:date="2026-04-16T17:18:00Z" w16du:dateUtc="2026-04-16T15:18:00Z">
            <w:rPr/>
          </w:rPrChange>
        </w:rPr>
        <w:t>Gestão de custos e mitigação de desvios financeiros</w:t>
      </w:r>
    </w:p>
    <w:p w14:paraId="0000014A" w14:textId="7019EDFF" w:rsidR="00341B58" w:rsidRPr="005C188E" w:rsidDel="005C188E" w:rsidRDefault="005C188E">
      <w:pPr>
        <w:numPr>
          <w:ilvl w:val="1"/>
          <w:numId w:val="58"/>
        </w:numPr>
        <w:rPr>
          <w:del w:id="1207" w:author="Janina Nalagy" w:date="2026-04-16T17:20:00Z" w16du:dateUtc="2026-04-16T15:20:00Z"/>
          <w:lang w:val="pt-PT"/>
          <w:rPrChange w:id="1208" w:author="Janina Nalagy" w:date="2026-04-16T17:18:00Z" w16du:dateUtc="2026-04-16T15:18:00Z">
            <w:rPr>
              <w:del w:id="1209" w:author="Janina Nalagy" w:date="2026-04-16T17:20:00Z" w16du:dateUtc="2026-04-16T15:20:00Z"/>
            </w:rPr>
          </w:rPrChange>
        </w:rPr>
      </w:pPr>
      <w:ins w:id="1210" w:author="Janina Nalagy" w:date="2026-04-16T17:20:00Z">
        <w:r w:rsidRPr="005C188E">
          <w:rPr>
            <w:lang w:val="pt-PT"/>
            <w:rPrChange w:id="1211" w:author="Janina Nalagy" w:date="2026-04-16T17:21:00Z" w16du:dateUtc="2026-04-16T15:21:00Z">
              <w:rPr/>
            </w:rPrChange>
          </w:rPr>
          <w:t xml:space="preserve">apoio técnico em arquitectura e engenharia com enfoque funcional e </w:t>
        </w:r>
        <w:proofErr w:type="spellStart"/>
        <w:r w:rsidRPr="005C188E">
          <w:rPr>
            <w:lang w:val="pt-PT"/>
            <w:rPrChange w:id="1212" w:author="Janina Nalagy" w:date="2026-04-16T17:21:00Z" w16du:dateUtc="2026-04-16T15:21:00Z">
              <w:rPr/>
            </w:rPrChange>
          </w:rPr>
          <w:t>operacional</w:t>
        </w:r>
      </w:ins>
      <w:del w:id="1213" w:author="Janina Nalagy" w:date="2026-04-16T17:20:00Z" w16du:dateUtc="2026-04-16T15:20:00Z">
        <w:r w:rsidR="00000000" w:rsidRPr="005C188E" w:rsidDel="005C188E">
          <w:rPr>
            <w:lang w:val="pt-PT"/>
            <w:rPrChange w:id="1214" w:author="Janina Nalagy" w:date="2026-04-16T17:18:00Z" w16du:dateUtc="2026-04-16T15:18:00Z">
              <w:rPr/>
            </w:rPrChange>
          </w:rPr>
          <w:delText>Apoio em arquitectura e engenharia com foco funcional</w:delText>
        </w:r>
      </w:del>
    </w:p>
    <w:p w14:paraId="0000014B" w14:textId="77777777" w:rsidR="00341B58" w:rsidRPr="005C188E" w:rsidRDefault="00000000">
      <w:pPr>
        <w:pStyle w:val="Ttulo4"/>
        <w:rPr>
          <w:lang w:val="pt-PT"/>
          <w:rPrChange w:id="1215" w:author="Janina Nalagy" w:date="2026-04-16T17:18:00Z" w16du:dateUtc="2026-04-16T15:18:00Z">
            <w:rPr/>
          </w:rPrChange>
        </w:rPr>
      </w:pPr>
      <w:bookmarkStart w:id="1216" w:name="_dhnzceoq692x" w:colFirst="0" w:colLast="0"/>
      <w:bookmarkEnd w:id="1216"/>
      <w:r w:rsidRPr="005C188E">
        <w:rPr>
          <w:lang w:val="pt-PT"/>
          <w:rPrChange w:id="1217" w:author="Janina Nalagy" w:date="2026-04-16T17:18:00Z" w16du:dateUtc="2026-04-16T15:18:00Z">
            <w:rPr/>
          </w:rPrChange>
        </w:rPr>
        <w:t>Processo</w:t>
      </w:r>
      <w:proofErr w:type="spellEnd"/>
    </w:p>
    <w:p w14:paraId="0000014C" w14:textId="77777777" w:rsidR="00341B58" w:rsidRPr="005C188E" w:rsidRDefault="00000000">
      <w:pPr>
        <w:numPr>
          <w:ilvl w:val="0"/>
          <w:numId w:val="21"/>
        </w:numPr>
        <w:rPr>
          <w:lang w:val="pt-PT"/>
          <w:rPrChange w:id="1218" w:author="Janina Nalagy" w:date="2026-04-16T17:18:00Z" w16du:dateUtc="2026-04-16T15:18:00Z">
            <w:rPr/>
          </w:rPrChange>
        </w:rPr>
      </w:pPr>
      <w:r w:rsidRPr="005C188E">
        <w:rPr>
          <w:lang w:val="pt-PT"/>
          <w:rPrChange w:id="1219" w:author="Janina Nalagy" w:date="2026-04-16T17:18:00Z" w16du:dateUtc="2026-04-16T15:18:00Z">
            <w:rPr/>
          </w:rPrChange>
        </w:rPr>
        <w:t>3 Etapas do Nosso Acompanhamento</w:t>
      </w:r>
    </w:p>
    <w:p w14:paraId="0000014D" w14:textId="77777777" w:rsidR="00341B58" w:rsidRPr="005C188E" w:rsidRDefault="00000000">
      <w:pPr>
        <w:numPr>
          <w:ilvl w:val="0"/>
          <w:numId w:val="21"/>
        </w:numPr>
        <w:rPr>
          <w:lang w:val="pt-PT"/>
          <w:rPrChange w:id="1220" w:author="Janina Nalagy" w:date="2026-04-16T17:18:00Z" w16du:dateUtc="2026-04-16T15:18:00Z">
            <w:rPr/>
          </w:rPrChange>
        </w:rPr>
      </w:pPr>
      <w:r w:rsidRPr="005C188E">
        <w:rPr>
          <w:lang w:val="pt-PT"/>
          <w:rPrChange w:id="1221" w:author="Janina Nalagy" w:date="2026-04-16T17:18:00Z" w16du:dateUtc="2026-04-16T15:18:00Z">
            <w:rPr/>
          </w:rPrChange>
        </w:rPr>
        <w:t>Acompanhamos o projecto com disciplina de execução e comunicação contínua, assegurando visibilidade sobre cada fase crítica.</w:t>
      </w:r>
    </w:p>
    <w:p w14:paraId="0000014E" w14:textId="77777777" w:rsidR="00341B58" w:rsidRPr="005C188E" w:rsidRDefault="00000000">
      <w:pPr>
        <w:numPr>
          <w:ilvl w:val="0"/>
          <w:numId w:val="19"/>
        </w:numPr>
        <w:rPr>
          <w:lang w:val="pt-PT"/>
          <w:rPrChange w:id="1222" w:author="Janina Nalagy" w:date="2026-04-16T17:18:00Z" w16du:dateUtc="2026-04-16T15:18:00Z">
            <w:rPr/>
          </w:rPrChange>
        </w:rPr>
      </w:pPr>
      <w:r w:rsidRPr="005C188E">
        <w:rPr>
          <w:lang w:val="pt-PT"/>
          <w:rPrChange w:id="1223" w:author="Janina Nalagy" w:date="2026-04-16T17:18:00Z" w16du:dateUtc="2026-04-16T15:18:00Z">
            <w:rPr/>
          </w:rPrChange>
        </w:rPr>
        <w:t>Planeamento e estruturação</w:t>
      </w:r>
    </w:p>
    <w:p w14:paraId="0000014F" w14:textId="6F7F52DF" w:rsidR="00341B58" w:rsidRPr="005C188E" w:rsidDel="005C188E" w:rsidRDefault="005C188E">
      <w:pPr>
        <w:numPr>
          <w:ilvl w:val="1"/>
          <w:numId w:val="19"/>
        </w:numPr>
        <w:rPr>
          <w:del w:id="1224" w:author="Janina Nalagy" w:date="2026-04-16T17:20:00Z" w16du:dateUtc="2026-04-16T15:20:00Z"/>
          <w:lang w:val="pt-PT"/>
          <w:rPrChange w:id="1225" w:author="Janina Nalagy" w:date="2026-04-16T17:18:00Z" w16du:dateUtc="2026-04-16T15:18:00Z">
            <w:rPr>
              <w:del w:id="1226" w:author="Janina Nalagy" w:date="2026-04-16T17:20:00Z" w16du:dateUtc="2026-04-16T15:20:00Z"/>
            </w:rPr>
          </w:rPrChange>
        </w:rPr>
      </w:pPr>
      <w:ins w:id="1227" w:author="Janina Nalagy" w:date="2026-04-16T17:20:00Z">
        <w:r w:rsidRPr="005C188E">
          <w:rPr>
            <w:lang w:val="pt-PT"/>
            <w:rPrChange w:id="1228" w:author="Janina Nalagy" w:date="2026-04-16T17:21:00Z" w16du:dateUtc="2026-04-16T15:21:00Z">
              <w:rPr/>
            </w:rPrChange>
          </w:rPr>
          <w:t xml:space="preserve">Definimos os objectivos do projecto, o cronograma, o orçamento, a equipa envolvida e a matriz de responsabilidades, criando uma base de trabalho sólida e </w:t>
        </w:r>
        <w:proofErr w:type="spellStart"/>
        <w:r w:rsidRPr="005C188E">
          <w:rPr>
            <w:lang w:val="pt-PT"/>
            <w:rPrChange w:id="1229" w:author="Janina Nalagy" w:date="2026-04-16T17:21:00Z" w16du:dateUtc="2026-04-16T15:21:00Z">
              <w:rPr/>
            </w:rPrChange>
          </w:rPr>
          <w:t>controlada.</w:t>
        </w:r>
      </w:ins>
      <w:del w:id="1230" w:author="Janina Nalagy" w:date="2026-04-16T17:20:00Z" w16du:dateUtc="2026-04-16T15:20:00Z">
        <w:r w:rsidR="00000000" w:rsidRPr="005C188E" w:rsidDel="005C188E">
          <w:rPr>
            <w:lang w:val="pt-PT"/>
            <w:rPrChange w:id="1231" w:author="Janina Nalagy" w:date="2026-04-16T17:18:00Z" w16du:dateUtc="2026-04-16T15:18:00Z">
              <w:rPr/>
            </w:rPrChange>
          </w:rPr>
          <w:delText>Definimos objectivos, cronograma, orçamento, equipa e matriz de responsabilidades para uma base de trabalho controlada.</w:delText>
        </w:r>
      </w:del>
    </w:p>
    <w:p w14:paraId="00000150" w14:textId="77777777" w:rsidR="00341B58" w:rsidRPr="005C188E" w:rsidRDefault="00000000">
      <w:pPr>
        <w:numPr>
          <w:ilvl w:val="0"/>
          <w:numId w:val="19"/>
        </w:numPr>
        <w:rPr>
          <w:lang w:val="pt-PT"/>
          <w:rPrChange w:id="1232" w:author="Janina Nalagy" w:date="2026-04-16T17:18:00Z" w16du:dateUtc="2026-04-16T15:18:00Z">
            <w:rPr/>
          </w:rPrChange>
        </w:rPr>
      </w:pPr>
      <w:r w:rsidRPr="005C188E">
        <w:rPr>
          <w:lang w:val="pt-PT"/>
          <w:rPrChange w:id="1233" w:author="Janina Nalagy" w:date="2026-04-16T17:18:00Z" w16du:dateUtc="2026-04-16T15:18:00Z">
            <w:rPr/>
          </w:rPrChange>
        </w:rPr>
        <w:t>Coordenação</w:t>
      </w:r>
      <w:proofErr w:type="spellEnd"/>
      <w:r w:rsidRPr="005C188E">
        <w:rPr>
          <w:lang w:val="pt-PT"/>
          <w:rPrChange w:id="1234" w:author="Janina Nalagy" w:date="2026-04-16T17:18:00Z" w16du:dateUtc="2026-04-16T15:18:00Z">
            <w:rPr/>
          </w:rPrChange>
        </w:rPr>
        <w:t xml:space="preserve"> e fiscalização</w:t>
      </w:r>
    </w:p>
    <w:p w14:paraId="00000151" w14:textId="5D32F0C8" w:rsidR="00341B58" w:rsidRPr="005C188E" w:rsidRDefault="005C188E">
      <w:pPr>
        <w:numPr>
          <w:ilvl w:val="1"/>
          <w:numId w:val="19"/>
        </w:numPr>
        <w:rPr>
          <w:lang w:val="pt-PT"/>
          <w:rPrChange w:id="1235" w:author="Janina Nalagy" w:date="2026-04-16T17:18:00Z" w16du:dateUtc="2026-04-16T15:18:00Z">
            <w:rPr/>
          </w:rPrChange>
        </w:rPr>
      </w:pPr>
      <w:ins w:id="1236" w:author="Janina Nalagy" w:date="2026-04-16T17:20:00Z">
        <w:r w:rsidRPr="005C188E">
          <w:rPr>
            <w:lang w:val="pt-PT"/>
            <w:rPrChange w:id="1237" w:author="Janina Nalagy" w:date="2026-04-16T17:20:00Z" w16du:dateUtc="2026-04-16T15:20:00Z">
              <w:rPr/>
            </w:rPrChange>
          </w:rPr>
          <w:lastRenderedPageBreak/>
          <w:t>Supervisionamos a execução, verificamos a conformidade técnica e identificamos atempadamente desvios que possam afectar a qualidade, o prazo ou o custo da obra.</w:t>
        </w:r>
      </w:ins>
      <w:del w:id="1238" w:author="Janina Nalagy" w:date="2026-04-16T17:20:00Z" w16du:dateUtc="2026-04-16T15:20:00Z">
        <w:r w:rsidR="00000000" w:rsidRPr="005C188E" w:rsidDel="005C188E">
          <w:rPr>
            <w:lang w:val="pt-PT"/>
            <w:rPrChange w:id="1239" w:author="Janina Nalagy" w:date="2026-04-16T17:18:00Z" w16du:dateUtc="2026-04-16T15:18:00Z">
              <w:rPr/>
            </w:rPrChange>
          </w:rPr>
          <w:delText>Supervisionamos a execução, validamos conformidade e antecipamos desvios que possam afectar qualidade, prazo ou custo</w:delText>
        </w:r>
      </w:del>
      <w:r w:rsidR="00000000" w:rsidRPr="005C188E">
        <w:rPr>
          <w:lang w:val="pt-PT"/>
          <w:rPrChange w:id="1240" w:author="Janina Nalagy" w:date="2026-04-16T17:18:00Z" w16du:dateUtc="2026-04-16T15:18:00Z">
            <w:rPr/>
          </w:rPrChange>
        </w:rPr>
        <w:t>.</w:t>
      </w:r>
    </w:p>
    <w:p w14:paraId="00000152" w14:textId="77777777" w:rsidR="00341B58" w:rsidRPr="005C188E" w:rsidRDefault="00000000">
      <w:pPr>
        <w:numPr>
          <w:ilvl w:val="0"/>
          <w:numId w:val="19"/>
        </w:numPr>
        <w:rPr>
          <w:lang w:val="pt-PT"/>
          <w:rPrChange w:id="1241" w:author="Janina Nalagy" w:date="2026-04-16T17:18:00Z" w16du:dateUtc="2026-04-16T15:18:00Z">
            <w:rPr/>
          </w:rPrChange>
        </w:rPr>
      </w:pPr>
      <w:r w:rsidRPr="005C188E">
        <w:rPr>
          <w:lang w:val="pt-PT"/>
          <w:rPrChange w:id="1242" w:author="Janina Nalagy" w:date="2026-04-16T17:18:00Z" w16du:dateUtc="2026-04-16T15:18:00Z">
            <w:rPr/>
          </w:rPrChange>
        </w:rPr>
        <w:t>Entrega e fecho técnico</w:t>
      </w:r>
    </w:p>
    <w:p w14:paraId="00000153" w14:textId="01C59BDE" w:rsidR="00341B58" w:rsidRPr="005C188E" w:rsidDel="005C188E" w:rsidRDefault="005C188E">
      <w:pPr>
        <w:numPr>
          <w:ilvl w:val="1"/>
          <w:numId w:val="19"/>
        </w:numPr>
        <w:rPr>
          <w:del w:id="1243" w:author="Janina Nalagy" w:date="2026-04-16T17:20:00Z" w16du:dateUtc="2026-04-16T15:20:00Z"/>
          <w:lang w:val="pt-PT"/>
          <w:rPrChange w:id="1244" w:author="Janina Nalagy" w:date="2026-04-16T17:18:00Z" w16du:dateUtc="2026-04-16T15:18:00Z">
            <w:rPr>
              <w:del w:id="1245" w:author="Janina Nalagy" w:date="2026-04-16T17:20:00Z" w16du:dateUtc="2026-04-16T15:20:00Z"/>
            </w:rPr>
          </w:rPrChange>
        </w:rPr>
      </w:pPr>
      <w:ins w:id="1246" w:author="Janina Nalagy" w:date="2026-04-16T17:20:00Z">
        <w:r w:rsidRPr="005C188E">
          <w:rPr>
            <w:lang w:val="pt-PT"/>
            <w:rPrChange w:id="1247" w:author="Janina Nalagy" w:date="2026-04-16T17:21:00Z" w16du:dateUtc="2026-04-16T15:21:00Z">
              <w:rPr/>
            </w:rPrChange>
          </w:rPr>
          <w:t>Consolidamos a documentação final, acompanhamos as verificações de fecho e emitimos recomendações que assegurem uma transição organizada e tecnicamente consistente.</w:t>
        </w:r>
      </w:ins>
      <w:ins w:id="1248" w:author="Janina Nalagy" w:date="2026-04-16T17:20:00Z" w16du:dateUtc="2026-04-16T15:20:00Z">
        <w:r w:rsidRPr="005C188E">
          <w:rPr>
            <w:lang w:val="pt-PT"/>
            <w:rPrChange w:id="1249" w:author="Janina Nalagy" w:date="2026-04-16T17:21:00Z" w16du:dateUtc="2026-04-16T15:21:00Z">
              <w:rPr/>
            </w:rPrChange>
          </w:rPr>
          <w:t xml:space="preserve"> </w:t>
        </w:r>
      </w:ins>
      <w:del w:id="1250" w:author="Janina Nalagy" w:date="2026-04-16T17:20:00Z" w16du:dateUtc="2026-04-16T15:20:00Z">
        <w:r w:rsidR="00000000" w:rsidRPr="005C188E" w:rsidDel="005C188E">
          <w:rPr>
            <w:lang w:val="pt-PT"/>
            <w:rPrChange w:id="1251" w:author="Janina Nalagy" w:date="2026-04-16T17:18:00Z" w16du:dateUtc="2026-04-16T15:18:00Z">
              <w:rPr/>
            </w:rPrChange>
          </w:rPr>
          <w:delText>Consólidamos documentação, verificacoes finais e recomendações para garantir uma transição segura e organizada.</w:delText>
        </w:r>
      </w:del>
    </w:p>
    <w:p w14:paraId="00000154" w14:textId="77777777" w:rsidR="00341B58" w:rsidRPr="005C188E" w:rsidRDefault="00000000">
      <w:pPr>
        <w:pStyle w:val="Ttulo4"/>
        <w:rPr>
          <w:lang w:val="pt-PT"/>
          <w:rPrChange w:id="1252" w:author="Janina Nalagy" w:date="2026-04-16T17:18:00Z" w16du:dateUtc="2026-04-16T15:18:00Z">
            <w:rPr/>
          </w:rPrChange>
        </w:rPr>
      </w:pPr>
      <w:bookmarkStart w:id="1253" w:name="_zd169i919z3e" w:colFirst="0" w:colLast="0"/>
      <w:bookmarkEnd w:id="1253"/>
      <w:r w:rsidRPr="005C188E">
        <w:rPr>
          <w:lang w:val="pt-PT"/>
          <w:rPrChange w:id="1254" w:author="Janina Nalagy" w:date="2026-04-16T17:18:00Z" w16du:dateUtc="2026-04-16T15:18:00Z">
            <w:rPr/>
          </w:rPrChange>
        </w:rPr>
        <w:t>Por que escolher a REC?</w:t>
      </w:r>
    </w:p>
    <w:p w14:paraId="00000155" w14:textId="77777777" w:rsidR="00341B58" w:rsidRPr="005C188E" w:rsidRDefault="00000000">
      <w:pPr>
        <w:numPr>
          <w:ilvl w:val="0"/>
          <w:numId w:val="43"/>
        </w:numPr>
        <w:rPr>
          <w:lang w:val="pt-PT"/>
          <w:rPrChange w:id="1255" w:author="Janina Nalagy" w:date="2026-04-16T17:18:00Z" w16du:dateUtc="2026-04-16T15:18:00Z">
            <w:rPr/>
          </w:rPrChange>
        </w:rPr>
      </w:pPr>
      <w:r w:rsidRPr="005C188E">
        <w:rPr>
          <w:lang w:val="pt-PT"/>
          <w:rPrChange w:id="1256" w:author="Janina Nalagy" w:date="2026-04-16T17:18:00Z" w16du:dateUtc="2026-04-16T15:18:00Z">
            <w:rPr/>
          </w:rPrChange>
        </w:rPr>
        <w:t>Por que escolher a REC?</w:t>
      </w:r>
    </w:p>
    <w:p w14:paraId="00000156" w14:textId="77777777" w:rsidR="00341B58" w:rsidRPr="005C188E" w:rsidRDefault="00000000">
      <w:pPr>
        <w:numPr>
          <w:ilvl w:val="0"/>
          <w:numId w:val="13"/>
        </w:numPr>
        <w:rPr>
          <w:lang w:val="pt-PT"/>
          <w:rPrChange w:id="1257" w:author="Janina Nalagy" w:date="2026-04-16T17:18:00Z" w16du:dateUtc="2026-04-16T15:18:00Z">
            <w:rPr/>
          </w:rPrChange>
        </w:rPr>
      </w:pPr>
      <w:r w:rsidRPr="005C188E">
        <w:rPr>
          <w:lang w:val="pt-PT"/>
          <w:rPrChange w:id="1258" w:author="Janina Nalagy" w:date="2026-04-16T17:18:00Z" w16du:dateUtc="2026-04-16T15:18:00Z">
            <w:rPr/>
          </w:rPrChange>
        </w:rPr>
        <w:t>Controlo rigoroso</w:t>
      </w:r>
    </w:p>
    <w:p w14:paraId="00000157" w14:textId="77777777" w:rsidR="00341B58" w:rsidRPr="005C188E" w:rsidRDefault="00000000">
      <w:pPr>
        <w:numPr>
          <w:ilvl w:val="1"/>
          <w:numId w:val="13"/>
        </w:numPr>
        <w:rPr>
          <w:lang w:val="pt-PT"/>
          <w:rPrChange w:id="1259" w:author="Janina Nalagy" w:date="2026-04-16T17:18:00Z" w16du:dateUtc="2026-04-16T15:18:00Z">
            <w:rPr/>
          </w:rPrChange>
        </w:rPr>
      </w:pPr>
      <w:r w:rsidRPr="005C188E">
        <w:rPr>
          <w:lang w:val="pt-PT"/>
          <w:rPrChange w:id="1260" w:author="Janina Nalagy" w:date="2026-04-16T17:18:00Z" w16du:dateUtc="2026-04-16T15:18:00Z">
            <w:rPr/>
          </w:rPrChange>
        </w:rPr>
        <w:t>Acompanhamos decisões e execução com foco na qualidade, previsibilidade e mitigação de risco.</w:t>
      </w:r>
    </w:p>
    <w:p w14:paraId="00000158" w14:textId="77777777" w:rsidR="00341B58" w:rsidRPr="005C188E" w:rsidRDefault="00000000">
      <w:pPr>
        <w:numPr>
          <w:ilvl w:val="0"/>
          <w:numId w:val="13"/>
        </w:numPr>
        <w:rPr>
          <w:lang w:val="pt-PT"/>
          <w:rPrChange w:id="1261" w:author="Janina Nalagy" w:date="2026-04-16T17:18:00Z" w16du:dateUtc="2026-04-16T15:18:00Z">
            <w:rPr/>
          </w:rPrChange>
        </w:rPr>
      </w:pPr>
      <w:r w:rsidRPr="005C188E">
        <w:rPr>
          <w:lang w:val="pt-PT"/>
          <w:rPrChange w:id="1262" w:author="Janina Nalagy" w:date="2026-04-16T17:18:00Z" w16du:dateUtc="2026-04-16T15:18:00Z">
            <w:rPr/>
          </w:rPrChange>
        </w:rPr>
        <w:t>Experiência em obra e gestão</w:t>
      </w:r>
    </w:p>
    <w:p w14:paraId="00000159" w14:textId="437963C4" w:rsidR="00341B58" w:rsidRPr="005C188E" w:rsidDel="005C188E" w:rsidRDefault="005C188E">
      <w:pPr>
        <w:numPr>
          <w:ilvl w:val="1"/>
          <w:numId w:val="13"/>
        </w:numPr>
        <w:rPr>
          <w:del w:id="1263" w:author="Janina Nalagy" w:date="2026-04-16T17:21:00Z" w16du:dateUtc="2026-04-16T15:21:00Z"/>
          <w:lang w:val="pt-PT"/>
          <w:rPrChange w:id="1264" w:author="Janina Nalagy" w:date="2026-04-16T17:18:00Z" w16du:dateUtc="2026-04-16T15:18:00Z">
            <w:rPr>
              <w:del w:id="1265" w:author="Janina Nalagy" w:date="2026-04-16T17:21:00Z" w16du:dateUtc="2026-04-16T15:21:00Z"/>
            </w:rPr>
          </w:rPrChange>
        </w:rPr>
      </w:pPr>
      <w:ins w:id="1266" w:author="Janina Nalagy" w:date="2026-04-16T17:21:00Z">
        <w:r w:rsidRPr="005C188E">
          <w:rPr>
            <w:lang w:val="pt-PT"/>
            <w:rPrChange w:id="1267" w:author="Janina Nalagy" w:date="2026-04-16T17:21:00Z" w16du:dateUtc="2026-04-16T15:21:00Z">
              <w:rPr/>
            </w:rPrChange>
          </w:rPr>
          <w:t xml:space="preserve">Combinamos coordenação técnica, conhecimento prático e visão estratégica para responder de forma eficaz aos desafios reais de cada </w:t>
        </w:r>
        <w:proofErr w:type="spellStart"/>
        <w:r w:rsidRPr="005C188E">
          <w:rPr>
            <w:lang w:val="pt-PT"/>
            <w:rPrChange w:id="1268" w:author="Janina Nalagy" w:date="2026-04-16T17:21:00Z" w16du:dateUtc="2026-04-16T15:21:00Z">
              <w:rPr/>
            </w:rPrChange>
          </w:rPr>
          <w:t>projecto.</w:t>
        </w:r>
      </w:ins>
      <w:del w:id="1269" w:author="Janina Nalagy" w:date="2026-04-16T17:21:00Z" w16du:dateUtc="2026-04-16T15:21:00Z">
        <w:r w:rsidR="00000000" w:rsidRPr="005C188E" w:rsidDel="005C188E">
          <w:rPr>
            <w:lang w:val="pt-PT"/>
            <w:rPrChange w:id="1270" w:author="Janina Nalagy" w:date="2026-04-16T17:18:00Z" w16du:dateUtc="2026-04-16T15:18:00Z">
              <w:rPr/>
            </w:rPrChange>
          </w:rPr>
          <w:delText>Combinamos coordenação técnica e visão prática para responder aos desafios reais de cada projecto.</w:delText>
        </w:r>
      </w:del>
    </w:p>
    <w:p w14:paraId="0000015A" w14:textId="77777777" w:rsidR="00341B58" w:rsidRPr="005C188E" w:rsidRDefault="00000000">
      <w:pPr>
        <w:numPr>
          <w:ilvl w:val="0"/>
          <w:numId w:val="13"/>
        </w:numPr>
        <w:rPr>
          <w:lang w:val="pt-PT"/>
          <w:rPrChange w:id="1271" w:author="Janina Nalagy" w:date="2026-04-16T17:18:00Z" w16du:dateUtc="2026-04-16T15:18:00Z">
            <w:rPr/>
          </w:rPrChange>
        </w:rPr>
      </w:pPr>
      <w:r w:rsidRPr="005C188E">
        <w:rPr>
          <w:lang w:val="pt-PT"/>
          <w:rPrChange w:id="1272" w:author="Janina Nalagy" w:date="2026-04-16T17:18:00Z" w16du:dateUtc="2026-04-16T15:18:00Z">
            <w:rPr/>
          </w:rPrChange>
        </w:rPr>
        <w:t>Relatórios</w:t>
      </w:r>
      <w:proofErr w:type="spellEnd"/>
      <w:r w:rsidRPr="005C188E">
        <w:rPr>
          <w:lang w:val="pt-PT"/>
          <w:rPrChange w:id="1273" w:author="Janina Nalagy" w:date="2026-04-16T17:18:00Z" w16du:dateUtc="2026-04-16T15:18:00Z">
            <w:rPr/>
          </w:rPrChange>
        </w:rPr>
        <w:t xml:space="preserve"> claros e accionáveis</w:t>
      </w:r>
    </w:p>
    <w:p w14:paraId="46D55E22" w14:textId="77777777" w:rsidR="005C188E" w:rsidRPr="005C188E" w:rsidRDefault="00000000" w:rsidP="005C188E">
      <w:pPr>
        <w:numPr>
          <w:ilvl w:val="1"/>
          <w:numId w:val="13"/>
        </w:numPr>
        <w:rPr>
          <w:ins w:id="1274" w:author="Janina Nalagy" w:date="2026-04-16T17:21:00Z"/>
          <w:lang w:val="pt-PT"/>
        </w:rPr>
      </w:pPr>
      <w:del w:id="1275" w:author="Janina Nalagy" w:date="2026-04-16T17:21:00Z" w16du:dateUtc="2026-04-16T15:21:00Z">
        <w:r w:rsidRPr="005C188E" w:rsidDel="005C188E">
          <w:rPr>
            <w:lang w:val="pt-PT"/>
            <w:rPrChange w:id="1276" w:author="Janina Nalagy" w:date="2026-04-16T17:18:00Z" w16du:dateUtc="2026-04-16T15:18:00Z">
              <w:rPr/>
            </w:rPrChange>
          </w:rPr>
          <w:delText>F</w:delText>
        </w:r>
      </w:del>
    </w:p>
    <w:p w14:paraId="1C03580E" w14:textId="77777777" w:rsidR="005C188E" w:rsidRPr="005C188E" w:rsidRDefault="005C188E" w:rsidP="005C188E">
      <w:pPr>
        <w:numPr>
          <w:ilvl w:val="1"/>
          <w:numId w:val="13"/>
        </w:numPr>
        <w:rPr>
          <w:ins w:id="1277" w:author="Janina Nalagy" w:date="2026-04-16T17:21:00Z"/>
          <w:lang w:val="pt-PT"/>
        </w:rPr>
      </w:pPr>
      <w:ins w:id="1278" w:author="Janina Nalagy" w:date="2026-04-16T17:21:00Z">
        <w:r w:rsidRPr="005C188E">
          <w:rPr>
            <w:lang w:val="pt-PT"/>
          </w:rPr>
          <w:t>Fornecemos informação objectiva, estruturada e útil para apoiar decisões rápidas, fundamentadas e alinhadas com os interesses do cliente e do investimento.</w:t>
        </w:r>
      </w:ins>
    </w:p>
    <w:p w14:paraId="0000015B" w14:textId="4755C6E2" w:rsidR="00341B58" w:rsidRPr="005C188E" w:rsidRDefault="00000000">
      <w:pPr>
        <w:numPr>
          <w:ilvl w:val="1"/>
          <w:numId w:val="13"/>
        </w:numPr>
        <w:rPr>
          <w:lang w:val="pt-PT"/>
          <w:rPrChange w:id="1279" w:author="Janina Nalagy" w:date="2026-04-16T17:18:00Z" w16du:dateUtc="2026-04-16T15:18:00Z">
            <w:rPr/>
          </w:rPrChange>
        </w:rPr>
      </w:pPr>
      <w:del w:id="1280" w:author="Janina Nalagy" w:date="2026-04-16T17:21:00Z" w16du:dateUtc="2026-04-16T15:21:00Z">
        <w:r w:rsidRPr="005C188E" w:rsidDel="005C188E">
          <w:rPr>
            <w:lang w:val="pt-PT"/>
            <w:rPrChange w:id="1281" w:author="Janina Nalagy" w:date="2026-04-16T17:18:00Z" w16du:dateUtc="2026-04-16T15:18:00Z">
              <w:rPr/>
            </w:rPrChange>
          </w:rPr>
          <w:delText>ornecemos informação objectiva para apoiar decisões rápidas, sustentadas e alinhadas com o investimento.</w:delText>
        </w:r>
      </w:del>
    </w:p>
    <w:p w14:paraId="0000015C" w14:textId="77777777" w:rsidR="00341B58" w:rsidRPr="005C188E" w:rsidRDefault="00000000">
      <w:pPr>
        <w:pStyle w:val="Ttulo4"/>
        <w:rPr>
          <w:lang w:val="pt-PT"/>
          <w:rPrChange w:id="1282" w:author="Janina Nalagy" w:date="2026-04-16T17:18:00Z" w16du:dateUtc="2026-04-16T15:18:00Z">
            <w:rPr/>
          </w:rPrChange>
        </w:rPr>
      </w:pPr>
      <w:bookmarkStart w:id="1283" w:name="_9nk354khi0jq" w:colFirst="0" w:colLast="0"/>
      <w:bookmarkEnd w:id="1283"/>
      <w:r w:rsidRPr="005C188E">
        <w:rPr>
          <w:lang w:val="pt-PT"/>
          <w:rPrChange w:id="1284" w:author="Janina Nalagy" w:date="2026-04-16T17:18:00Z" w16du:dateUtc="2026-04-16T15:18:00Z">
            <w:rPr/>
          </w:rPrChange>
        </w:rPr>
        <w:t>Downloads</w:t>
      </w:r>
    </w:p>
    <w:p w14:paraId="0000015D" w14:textId="77777777" w:rsidR="00341B58" w:rsidRPr="005C188E" w:rsidRDefault="00000000">
      <w:pPr>
        <w:numPr>
          <w:ilvl w:val="0"/>
          <w:numId w:val="52"/>
        </w:numPr>
        <w:rPr>
          <w:lang w:val="pt-PT"/>
          <w:rPrChange w:id="1285" w:author="Janina Nalagy" w:date="2026-04-16T17:18:00Z" w16du:dateUtc="2026-04-16T15:18:00Z">
            <w:rPr/>
          </w:rPrChange>
        </w:rPr>
      </w:pPr>
      <w:r w:rsidRPr="005C188E">
        <w:rPr>
          <w:lang w:val="pt-PT"/>
          <w:rPrChange w:id="1286" w:author="Janina Nalagy" w:date="2026-04-16T17:18:00Z" w16du:dateUtc="2026-04-16T15:18:00Z">
            <w:rPr/>
          </w:rPrChange>
        </w:rPr>
        <w:t>Brochura de Gestão de Projectos</w:t>
      </w:r>
    </w:p>
    <w:p w14:paraId="0000015E" w14:textId="77777777" w:rsidR="00341B58" w:rsidRPr="005C188E" w:rsidRDefault="00000000">
      <w:pPr>
        <w:numPr>
          <w:ilvl w:val="0"/>
          <w:numId w:val="52"/>
        </w:numPr>
        <w:rPr>
          <w:lang w:val="pt-PT"/>
          <w:rPrChange w:id="1287" w:author="Janina Nalagy" w:date="2026-04-16T17:18:00Z" w16du:dateUtc="2026-04-16T15:18:00Z">
            <w:rPr/>
          </w:rPrChange>
        </w:rPr>
      </w:pPr>
      <w:r w:rsidRPr="005C188E">
        <w:rPr>
          <w:lang w:val="pt-PT"/>
          <w:rPrChange w:id="1288" w:author="Janina Nalagy" w:date="2026-04-16T17:18:00Z" w16du:dateUtc="2026-04-16T15:18:00Z">
            <w:rPr/>
          </w:rPrChange>
        </w:rPr>
        <w:t>Apresentação Institucional REC</w:t>
      </w:r>
    </w:p>
    <w:p w14:paraId="0000015F" w14:textId="77777777" w:rsidR="00341B58" w:rsidRPr="005C188E" w:rsidRDefault="00000000">
      <w:pPr>
        <w:pStyle w:val="Ttulo3"/>
        <w:rPr>
          <w:lang w:val="pt-PT"/>
          <w:rPrChange w:id="1289" w:author="Janina Nalagy" w:date="2026-04-16T17:18:00Z" w16du:dateUtc="2026-04-16T15:18:00Z">
            <w:rPr/>
          </w:rPrChange>
        </w:rPr>
      </w:pPr>
      <w:bookmarkStart w:id="1290" w:name="_h82m4cmwyvjp" w:colFirst="0" w:colLast="0"/>
      <w:bookmarkEnd w:id="1290"/>
      <w:r w:rsidRPr="005C188E">
        <w:rPr>
          <w:lang w:val="pt-PT"/>
          <w:rPrChange w:id="1291" w:author="Janina Nalagy" w:date="2026-04-16T17:18:00Z" w16du:dateUtc="2026-04-16T15:18:00Z">
            <w:rPr/>
          </w:rPrChange>
        </w:rPr>
        <w:t>Serviço: Peritagens Técnicas</w:t>
      </w:r>
    </w:p>
    <w:p w14:paraId="00000160" w14:textId="77777777" w:rsidR="00341B58" w:rsidRPr="005C188E" w:rsidRDefault="00000000">
      <w:pPr>
        <w:pStyle w:val="Ttulo4"/>
        <w:rPr>
          <w:lang w:val="pt-PT"/>
          <w:rPrChange w:id="1292" w:author="Janina Nalagy" w:date="2026-04-16T17:18:00Z" w16du:dateUtc="2026-04-16T15:18:00Z">
            <w:rPr/>
          </w:rPrChange>
        </w:rPr>
      </w:pPr>
      <w:bookmarkStart w:id="1293" w:name="_8efhemxzy81l" w:colFirst="0" w:colLast="0"/>
      <w:bookmarkEnd w:id="1293"/>
      <w:r w:rsidRPr="005C188E">
        <w:rPr>
          <w:lang w:val="pt-PT"/>
          <w:rPrChange w:id="1294" w:author="Janina Nalagy" w:date="2026-04-16T17:18:00Z" w16du:dateUtc="2026-04-16T15:18:00Z">
            <w:rPr/>
          </w:rPrChange>
        </w:rPr>
        <w:t>Hero interno</w:t>
      </w:r>
    </w:p>
    <w:p w14:paraId="00000161" w14:textId="77777777" w:rsidR="00341B58" w:rsidRPr="005C188E" w:rsidRDefault="00000000">
      <w:pPr>
        <w:numPr>
          <w:ilvl w:val="0"/>
          <w:numId w:val="42"/>
        </w:numPr>
        <w:rPr>
          <w:lang w:val="pt-PT"/>
          <w:rPrChange w:id="1295" w:author="Janina Nalagy" w:date="2026-04-16T17:18:00Z" w16du:dateUtc="2026-04-16T15:18:00Z">
            <w:rPr/>
          </w:rPrChange>
        </w:rPr>
      </w:pPr>
      <w:r w:rsidRPr="005C188E">
        <w:rPr>
          <w:lang w:val="pt-PT"/>
          <w:rPrChange w:id="1296" w:author="Janina Nalagy" w:date="2026-04-16T17:18:00Z" w16du:dateUtc="2026-04-16T15:18:00Z">
            <w:rPr/>
          </w:rPrChange>
        </w:rPr>
        <w:t>Os Nossos Serviços</w:t>
      </w:r>
    </w:p>
    <w:p w14:paraId="00000162" w14:textId="77777777" w:rsidR="00341B58" w:rsidRPr="005C188E" w:rsidRDefault="00000000">
      <w:pPr>
        <w:numPr>
          <w:ilvl w:val="0"/>
          <w:numId w:val="42"/>
        </w:numPr>
        <w:rPr>
          <w:lang w:val="pt-PT"/>
          <w:rPrChange w:id="1297" w:author="Janina Nalagy" w:date="2026-04-16T17:18:00Z" w16du:dateUtc="2026-04-16T15:18:00Z">
            <w:rPr/>
          </w:rPrChange>
        </w:rPr>
      </w:pPr>
      <w:r w:rsidRPr="005C188E">
        <w:rPr>
          <w:lang w:val="pt-PT"/>
          <w:rPrChange w:id="1298" w:author="Janina Nalagy" w:date="2026-04-16T17:18:00Z" w16du:dateUtc="2026-04-16T15:18:00Z">
            <w:rPr/>
          </w:rPrChange>
        </w:rPr>
        <w:t>Peritagens Técnicas</w:t>
      </w:r>
    </w:p>
    <w:p w14:paraId="00000163" w14:textId="77777777" w:rsidR="00341B58" w:rsidRPr="005C188E" w:rsidRDefault="00000000">
      <w:pPr>
        <w:pStyle w:val="Ttulo4"/>
        <w:rPr>
          <w:lang w:val="pt-PT"/>
          <w:rPrChange w:id="1299" w:author="Janina Nalagy" w:date="2026-04-16T17:18:00Z" w16du:dateUtc="2026-04-16T15:18:00Z">
            <w:rPr/>
          </w:rPrChange>
        </w:rPr>
      </w:pPr>
      <w:bookmarkStart w:id="1300" w:name="_56gent1jza4d" w:colFirst="0" w:colLast="0"/>
      <w:bookmarkEnd w:id="1300"/>
      <w:r w:rsidRPr="005C188E">
        <w:rPr>
          <w:lang w:val="pt-PT"/>
          <w:rPrChange w:id="1301" w:author="Janina Nalagy" w:date="2026-04-16T17:18:00Z" w16du:dateUtc="2026-04-16T15:18:00Z">
            <w:rPr/>
          </w:rPrChange>
        </w:rPr>
        <w:t>Conteúdo principal</w:t>
      </w:r>
    </w:p>
    <w:p w14:paraId="00000164" w14:textId="77777777" w:rsidR="00341B58" w:rsidRPr="005C188E" w:rsidRDefault="00000000">
      <w:pPr>
        <w:numPr>
          <w:ilvl w:val="0"/>
          <w:numId w:val="6"/>
        </w:numPr>
        <w:rPr>
          <w:lang w:val="pt-PT"/>
          <w:rPrChange w:id="1302" w:author="Janina Nalagy" w:date="2026-04-16T17:18:00Z" w16du:dateUtc="2026-04-16T15:18:00Z">
            <w:rPr/>
          </w:rPrChange>
        </w:rPr>
      </w:pPr>
      <w:r w:rsidRPr="005C188E">
        <w:rPr>
          <w:lang w:val="pt-PT"/>
          <w:rPrChange w:id="1303" w:author="Janina Nalagy" w:date="2026-04-16T17:18:00Z" w16du:dateUtc="2026-04-16T15:18:00Z">
            <w:rPr/>
          </w:rPrChange>
        </w:rPr>
        <w:t>Avaliação rigorosa, diagnóstico fiável e documentação técnica sólida para decisões de compra, financiamento, manutenção e gestão patrimonial.</w:t>
      </w:r>
    </w:p>
    <w:p w14:paraId="00000165" w14:textId="381BBB6C" w:rsidR="00341B58" w:rsidRPr="005C188E" w:rsidDel="005C188E" w:rsidRDefault="005C188E">
      <w:pPr>
        <w:numPr>
          <w:ilvl w:val="0"/>
          <w:numId w:val="6"/>
        </w:numPr>
        <w:rPr>
          <w:del w:id="1304" w:author="Janina Nalagy" w:date="2026-04-16T17:24:00Z" w16du:dateUtc="2026-04-16T15:24:00Z"/>
          <w:lang w:val="pt-PT"/>
          <w:rPrChange w:id="1305" w:author="Janina Nalagy" w:date="2026-04-16T17:18:00Z" w16du:dateUtc="2026-04-16T15:18:00Z">
            <w:rPr>
              <w:del w:id="1306" w:author="Janina Nalagy" w:date="2026-04-16T17:24:00Z" w16du:dateUtc="2026-04-16T15:24:00Z"/>
            </w:rPr>
          </w:rPrChange>
        </w:rPr>
      </w:pPr>
      <w:ins w:id="1307" w:author="Janina Nalagy" w:date="2026-04-16T17:24:00Z">
        <w:r w:rsidRPr="005C188E">
          <w:rPr>
            <w:lang w:val="pt-PT"/>
            <w:rPrChange w:id="1308" w:author="Janina Nalagy" w:date="2026-04-16T17:24:00Z" w16du:dateUtc="2026-04-16T15:24:00Z">
              <w:rPr/>
            </w:rPrChange>
          </w:rPr>
          <w:lastRenderedPageBreak/>
          <w:t>Realizamos inspecções e elaboramos relatórios técnicos detalhados que permitem identificar riscos, patologias, desconformidades e necessidades de intervenção com rigor, clareza e independência.</w:t>
        </w:r>
      </w:ins>
      <w:ins w:id="1309" w:author="Janina Nalagy" w:date="2026-04-16T17:24:00Z" w16du:dateUtc="2026-04-16T15:24:00Z">
        <w:r w:rsidRPr="005C188E">
          <w:rPr>
            <w:lang w:val="pt-PT"/>
            <w:rPrChange w:id="1310" w:author="Janina Nalagy" w:date="2026-04-16T17:24:00Z" w16du:dateUtc="2026-04-16T15:24:00Z">
              <w:rPr/>
            </w:rPrChange>
          </w:rPr>
          <w:t xml:space="preserve">  </w:t>
        </w:r>
      </w:ins>
      <w:del w:id="1311" w:author="Janina Nalagy" w:date="2026-04-16T17:24:00Z" w16du:dateUtc="2026-04-16T15:24:00Z">
        <w:r w:rsidR="00000000" w:rsidRPr="005C188E" w:rsidDel="005C188E">
          <w:rPr>
            <w:lang w:val="pt-PT"/>
            <w:rPrChange w:id="1312" w:author="Janina Nalagy" w:date="2026-04-16T17:18:00Z" w16du:dateUtc="2026-04-16T15:18:00Z">
              <w:rPr/>
            </w:rPrChange>
          </w:rPr>
          <w:delText>Realizamos inspecções e relatórios técnicos detalhados que identificam riscos, patologias e necessidades de intervenção com rigor e clareza.</w:delText>
        </w:r>
      </w:del>
    </w:p>
    <w:p w14:paraId="00000166" w14:textId="77777777" w:rsidR="00341B58" w:rsidRPr="005C188E" w:rsidRDefault="00000000">
      <w:pPr>
        <w:pStyle w:val="Ttulo4"/>
        <w:rPr>
          <w:lang w:val="pt-PT"/>
          <w:rPrChange w:id="1313" w:author="Janina Nalagy" w:date="2026-04-16T17:18:00Z" w16du:dateUtc="2026-04-16T15:18:00Z">
            <w:rPr/>
          </w:rPrChange>
        </w:rPr>
      </w:pPr>
      <w:bookmarkStart w:id="1314" w:name="_3wer05exsx9d" w:colFirst="0" w:colLast="0"/>
      <w:bookmarkEnd w:id="1314"/>
      <w:r w:rsidRPr="005C188E">
        <w:rPr>
          <w:lang w:val="pt-PT"/>
          <w:rPrChange w:id="1315" w:author="Janina Nalagy" w:date="2026-04-16T17:18:00Z" w16du:dateUtc="2026-04-16T15:18:00Z">
            <w:rPr/>
          </w:rPrChange>
        </w:rPr>
        <w:t>Visão Geral</w:t>
      </w:r>
    </w:p>
    <w:p w14:paraId="00000167" w14:textId="77777777" w:rsidR="00341B58" w:rsidRPr="005C188E" w:rsidRDefault="00000000">
      <w:pPr>
        <w:numPr>
          <w:ilvl w:val="0"/>
          <w:numId w:val="37"/>
        </w:numPr>
        <w:rPr>
          <w:lang w:val="pt-PT"/>
          <w:rPrChange w:id="1316" w:author="Janina Nalagy" w:date="2026-04-16T17:18:00Z" w16du:dateUtc="2026-04-16T15:18:00Z">
            <w:rPr/>
          </w:rPrChange>
        </w:rPr>
      </w:pPr>
      <w:r w:rsidRPr="005C188E">
        <w:rPr>
          <w:lang w:val="pt-PT"/>
          <w:rPrChange w:id="1317" w:author="Janina Nalagy" w:date="2026-04-16T17:18:00Z" w16du:dateUtc="2026-04-16T15:18:00Z">
            <w:rPr/>
          </w:rPrChange>
        </w:rPr>
        <w:t>Visão Geral</w:t>
      </w:r>
    </w:p>
    <w:p w14:paraId="7108368A" w14:textId="77777777" w:rsidR="005C188E" w:rsidRPr="005C188E" w:rsidRDefault="005C188E" w:rsidP="005C188E">
      <w:pPr>
        <w:pStyle w:val="PargrafodaLista"/>
        <w:numPr>
          <w:ilvl w:val="0"/>
          <w:numId w:val="37"/>
        </w:numPr>
        <w:spacing w:before="100" w:beforeAutospacing="1" w:after="100" w:afterAutospacing="1" w:line="240" w:lineRule="auto"/>
        <w:rPr>
          <w:ins w:id="1318" w:author="Janina Nalagy" w:date="2026-04-16T17:24:00Z" w16du:dateUtc="2026-04-16T15:24:00Z"/>
          <w:rFonts w:ascii="Times New Roman" w:eastAsia="Times New Roman" w:hAnsi="Times New Roman" w:cs="Times New Roman"/>
          <w:sz w:val="24"/>
          <w:szCs w:val="24"/>
          <w:lang w:val="pt-PT"/>
        </w:rPr>
      </w:pPr>
      <w:ins w:id="1319" w:author="Janina Nalagy" w:date="2026-04-16T17:24:00Z" w16du:dateUtc="2026-04-16T15:24:00Z">
        <w:r w:rsidRPr="005C188E">
          <w:rPr>
            <w:rFonts w:ascii="Times New Roman" w:eastAsia="Times New Roman" w:hAnsi="Times New Roman" w:cs="Times New Roman"/>
            <w:sz w:val="24"/>
            <w:szCs w:val="24"/>
            <w:lang w:val="pt-PT"/>
          </w:rPr>
          <w:t>Na REC, compreendemos que decisões relacionadas com a aquisição, alienação, financiamento, conservação ou valorização de imóveis exigem informação técnica fiável, objectiva e devidamente fundamentada.</w:t>
        </w:r>
      </w:ins>
    </w:p>
    <w:p w14:paraId="632144B1" w14:textId="77777777" w:rsidR="005C188E" w:rsidRPr="005C188E" w:rsidRDefault="005C188E" w:rsidP="005C188E">
      <w:pPr>
        <w:pStyle w:val="PargrafodaLista"/>
        <w:numPr>
          <w:ilvl w:val="0"/>
          <w:numId w:val="37"/>
        </w:numPr>
        <w:spacing w:before="100" w:beforeAutospacing="1" w:after="100" w:afterAutospacing="1" w:line="240" w:lineRule="auto"/>
        <w:rPr>
          <w:ins w:id="1320" w:author="Janina Nalagy" w:date="2026-04-16T17:24:00Z" w16du:dateUtc="2026-04-16T15:24:00Z"/>
          <w:rFonts w:ascii="Times New Roman" w:eastAsia="Times New Roman" w:hAnsi="Times New Roman" w:cs="Times New Roman"/>
          <w:sz w:val="24"/>
          <w:szCs w:val="24"/>
          <w:lang w:val="pt-PT"/>
        </w:rPr>
      </w:pPr>
      <w:ins w:id="1321" w:author="Janina Nalagy" w:date="2026-04-16T17:24:00Z" w16du:dateUtc="2026-04-16T15:24:00Z">
        <w:r w:rsidRPr="005C188E">
          <w:rPr>
            <w:rFonts w:ascii="Times New Roman" w:eastAsia="Times New Roman" w:hAnsi="Times New Roman" w:cs="Times New Roman"/>
            <w:sz w:val="24"/>
            <w:szCs w:val="24"/>
            <w:lang w:val="pt-PT"/>
          </w:rPr>
          <w:t xml:space="preserve">O nosso serviço de </w:t>
        </w:r>
        <w:r w:rsidRPr="005C188E">
          <w:rPr>
            <w:rFonts w:ascii="Times New Roman" w:eastAsia="Times New Roman" w:hAnsi="Times New Roman" w:cs="Times New Roman"/>
            <w:b/>
            <w:bCs/>
            <w:sz w:val="24"/>
            <w:szCs w:val="24"/>
            <w:lang w:val="pt-PT"/>
          </w:rPr>
          <w:t>Peritagens Técnicas</w:t>
        </w:r>
        <w:r w:rsidRPr="005C188E">
          <w:rPr>
            <w:rFonts w:ascii="Times New Roman" w:eastAsia="Times New Roman" w:hAnsi="Times New Roman" w:cs="Times New Roman"/>
            <w:sz w:val="24"/>
            <w:szCs w:val="24"/>
            <w:lang w:val="pt-PT"/>
          </w:rPr>
          <w:t xml:space="preserve"> combina vistorias de campo, análise documental, verificação de conformidade e, sempre que necessário, levantamentos quantitativos e análises complementares, com vista à produção de relatórios claros, completos e ajustados às exigências de cada contexto.</w:t>
        </w:r>
      </w:ins>
    </w:p>
    <w:p w14:paraId="00000168" w14:textId="4AAB830B" w:rsidR="00341B58" w:rsidRPr="005C188E" w:rsidDel="005C188E" w:rsidRDefault="00000000">
      <w:pPr>
        <w:numPr>
          <w:ilvl w:val="0"/>
          <w:numId w:val="37"/>
        </w:numPr>
        <w:rPr>
          <w:del w:id="1322" w:author="Janina Nalagy" w:date="2026-04-16T17:24:00Z" w16du:dateUtc="2026-04-16T15:24:00Z"/>
          <w:lang w:val="pt-PT"/>
          <w:rPrChange w:id="1323" w:author="Janina Nalagy" w:date="2026-04-16T17:18:00Z" w16du:dateUtc="2026-04-16T15:18:00Z">
            <w:rPr>
              <w:del w:id="1324" w:author="Janina Nalagy" w:date="2026-04-16T17:24:00Z" w16du:dateUtc="2026-04-16T15:24:00Z"/>
            </w:rPr>
          </w:rPrChange>
        </w:rPr>
      </w:pPr>
      <w:del w:id="1325" w:author="Janina Nalagy" w:date="2026-04-16T17:24:00Z" w16du:dateUtc="2026-04-16T15:24:00Z">
        <w:r w:rsidRPr="005C188E" w:rsidDel="005C188E">
          <w:rPr>
            <w:lang w:val="pt-PT"/>
            <w:rPrChange w:id="1326" w:author="Janina Nalagy" w:date="2026-04-16T17:18:00Z" w16du:dateUtc="2026-04-16T15:18:00Z">
              <w:rPr/>
            </w:rPrChange>
          </w:rPr>
          <w:delText>Na REC, compreendemos que decisões relacionadas com compra, venda, financiamento ou manutenção de imóveis dependem de informações técnicas fiáveis e detalhadas.</w:delText>
        </w:r>
      </w:del>
    </w:p>
    <w:p w14:paraId="00000169" w14:textId="14F0B2CE" w:rsidR="00341B58" w:rsidRPr="005C188E" w:rsidDel="005C188E" w:rsidRDefault="00000000">
      <w:pPr>
        <w:numPr>
          <w:ilvl w:val="0"/>
          <w:numId w:val="37"/>
        </w:numPr>
        <w:rPr>
          <w:del w:id="1327" w:author="Janina Nalagy" w:date="2026-04-16T17:24:00Z" w16du:dateUtc="2026-04-16T15:24:00Z"/>
          <w:lang w:val="pt-PT"/>
          <w:rPrChange w:id="1328" w:author="Janina Nalagy" w:date="2026-04-16T17:18:00Z" w16du:dateUtc="2026-04-16T15:18:00Z">
            <w:rPr>
              <w:del w:id="1329" w:author="Janina Nalagy" w:date="2026-04-16T17:24:00Z" w16du:dateUtc="2026-04-16T15:24:00Z"/>
            </w:rPr>
          </w:rPrChange>
        </w:rPr>
      </w:pPr>
      <w:del w:id="1330" w:author="Janina Nalagy" w:date="2026-04-16T17:24:00Z" w16du:dateUtc="2026-04-16T15:24:00Z">
        <w:r w:rsidRPr="005C188E" w:rsidDel="005C188E">
          <w:rPr>
            <w:lang w:val="pt-PT"/>
            <w:rPrChange w:id="1331" w:author="Janina Nalagy" w:date="2026-04-16T17:18:00Z" w16du:dateUtc="2026-04-16T15:18:00Z">
              <w:rPr/>
            </w:rPrChange>
          </w:rPr>
          <w:delText>O nosso serviço de Peritagens Técnicas combina vistorias de campo, análises instrumentais e levantamento documental para entregar relatórios completos, claros e ajustados às exigências de cada contexto.</w:delText>
        </w:r>
      </w:del>
    </w:p>
    <w:p w14:paraId="0000016A" w14:textId="77777777" w:rsidR="00341B58" w:rsidRPr="005C188E" w:rsidRDefault="00000000">
      <w:pPr>
        <w:pStyle w:val="Ttulo4"/>
        <w:rPr>
          <w:lang w:val="pt-PT"/>
          <w:rPrChange w:id="1332" w:author="Janina Nalagy" w:date="2026-04-16T17:18:00Z" w16du:dateUtc="2026-04-16T15:18:00Z">
            <w:rPr/>
          </w:rPrChange>
        </w:rPr>
      </w:pPr>
      <w:bookmarkStart w:id="1333" w:name="_ilm35y8fhyf6" w:colFirst="0" w:colLast="0"/>
      <w:bookmarkEnd w:id="1333"/>
      <w:r w:rsidRPr="005C188E">
        <w:rPr>
          <w:lang w:val="pt-PT"/>
          <w:rPrChange w:id="1334" w:author="Janina Nalagy" w:date="2026-04-16T17:18:00Z" w16du:dateUtc="2026-04-16T15:18:00Z">
            <w:rPr/>
          </w:rPrChange>
        </w:rPr>
        <w:t>Destaques</w:t>
      </w:r>
    </w:p>
    <w:p w14:paraId="0000016B" w14:textId="77777777" w:rsidR="00341B58" w:rsidRPr="005C188E" w:rsidRDefault="00000000">
      <w:pPr>
        <w:numPr>
          <w:ilvl w:val="0"/>
          <w:numId w:val="47"/>
        </w:numPr>
        <w:rPr>
          <w:lang w:val="pt-PT"/>
          <w:rPrChange w:id="1335" w:author="Janina Nalagy" w:date="2026-04-16T17:18:00Z" w16du:dateUtc="2026-04-16T15:18:00Z">
            <w:rPr/>
          </w:rPrChange>
        </w:rPr>
      </w:pPr>
      <w:r w:rsidRPr="005C188E">
        <w:rPr>
          <w:lang w:val="pt-PT"/>
          <w:rPrChange w:id="1336" w:author="Janina Nalagy" w:date="2026-04-16T17:18:00Z" w16du:dateUtc="2026-04-16T15:18:00Z">
            <w:rPr/>
          </w:rPrChange>
        </w:rPr>
        <w:t>Rigor técnico especializado</w:t>
      </w:r>
    </w:p>
    <w:p w14:paraId="0000016C" w14:textId="562A6C2A" w:rsidR="00341B58" w:rsidRPr="005C188E" w:rsidDel="005C188E" w:rsidRDefault="005C188E">
      <w:pPr>
        <w:numPr>
          <w:ilvl w:val="1"/>
          <w:numId w:val="47"/>
        </w:numPr>
        <w:rPr>
          <w:del w:id="1337" w:author="Janina Nalagy" w:date="2026-04-16T17:24:00Z" w16du:dateUtc="2026-04-16T15:24:00Z"/>
          <w:lang w:val="pt-PT"/>
          <w:rPrChange w:id="1338" w:author="Janina Nalagy" w:date="2026-04-16T17:18:00Z" w16du:dateUtc="2026-04-16T15:18:00Z">
            <w:rPr>
              <w:del w:id="1339" w:author="Janina Nalagy" w:date="2026-04-16T17:24:00Z" w16du:dateUtc="2026-04-16T15:24:00Z"/>
            </w:rPr>
          </w:rPrChange>
        </w:rPr>
      </w:pPr>
      <w:ins w:id="1340" w:author="Janina Nalagy" w:date="2026-04-16T17:24:00Z">
        <w:r w:rsidRPr="005C188E">
          <w:rPr>
            <w:lang w:val="pt-PT"/>
            <w:rPrChange w:id="1341" w:author="Janina Nalagy" w:date="2026-04-16T17:25:00Z" w16du:dateUtc="2026-04-16T15:25:00Z">
              <w:rPr/>
            </w:rPrChange>
          </w:rPr>
          <w:t xml:space="preserve">A nossa equipa actua com método, experiência e critérios técnicos consistentes, assegurando diagnósticos fiáveis e avaliações </w:t>
        </w:r>
        <w:proofErr w:type="spellStart"/>
        <w:r w:rsidRPr="005C188E">
          <w:rPr>
            <w:lang w:val="pt-PT"/>
            <w:rPrChange w:id="1342" w:author="Janina Nalagy" w:date="2026-04-16T17:25:00Z" w16du:dateUtc="2026-04-16T15:25:00Z">
              <w:rPr/>
            </w:rPrChange>
          </w:rPr>
          <w:t>fundamentadas.</w:t>
        </w:r>
      </w:ins>
      <w:del w:id="1343" w:author="Janina Nalagy" w:date="2026-04-16T17:24:00Z" w16du:dateUtc="2026-04-16T15:24:00Z">
        <w:r w:rsidR="00000000" w:rsidRPr="005C188E" w:rsidDel="005C188E">
          <w:rPr>
            <w:lang w:val="pt-PT"/>
            <w:rPrChange w:id="1344" w:author="Janina Nalagy" w:date="2026-04-16T17:18:00Z" w16du:dateUtc="2026-04-16T15:18:00Z">
              <w:rPr/>
            </w:rPrChange>
          </w:rPr>
          <w:delText>A nossa equipa utiliza metodologias reconhecidas internacionalmente para garantir diagnósticos precisos e confiáveis.</w:delText>
        </w:r>
      </w:del>
    </w:p>
    <w:p w14:paraId="0000016D" w14:textId="77777777" w:rsidR="00341B58" w:rsidRPr="005C188E" w:rsidRDefault="00000000">
      <w:pPr>
        <w:numPr>
          <w:ilvl w:val="0"/>
          <w:numId w:val="47"/>
        </w:numPr>
        <w:rPr>
          <w:lang w:val="pt-PT"/>
          <w:rPrChange w:id="1345" w:author="Janina Nalagy" w:date="2026-04-16T17:18:00Z" w16du:dateUtc="2026-04-16T15:18:00Z">
            <w:rPr/>
          </w:rPrChange>
        </w:rPr>
      </w:pPr>
      <w:r w:rsidRPr="005C188E">
        <w:rPr>
          <w:lang w:val="pt-PT"/>
          <w:rPrChange w:id="1346" w:author="Janina Nalagy" w:date="2026-04-16T17:18:00Z" w16du:dateUtc="2026-04-16T15:18:00Z">
            <w:rPr/>
          </w:rPrChange>
        </w:rPr>
        <w:t>Soluções</w:t>
      </w:r>
      <w:proofErr w:type="spellEnd"/>
      <w:r w:rsidRPr="005C188E">
        <w:rPr>
          <w:lang w:val="pt-PT"/>
          <w:rPrChange w:id="1347" w:author="Janina Nalagy" w:date="2026-04-16T17:18:00Z" w16du:dateUtc="2026-04-16T15:18:00Z">
            <w:rPr/>
          </w:rPrChange>
        </w:rPr>
        <w:t xml:space="preserve"> personalizadas</w:t>
      </w:r>
    </w:p>
    <w:p w14:paraId="0000016E" w14:textId="7F486630" w:rsidR="00341B58" w:rsidRPr="005C188E" w:rsidDel="005C188E" w:rsidRDefault="005C188E">
      <w:pPr>
        <w:numPr>
          <w:ilvl w:val="1"/>
          <w:numId w:val="47"/>
        </w:numPr>
        <w:rPr>
          <w:del w:id="1348" w:author="Janina Nalagy" w:date="2026-04-16T17:25:00Z" w16du:dateUtc="2026-04-16T15:25:00Z"/>
          <w:lang w:val="pt-PT"/>
          <w:rPrChange w:id="1349" w:author="Janina Nalagy" w:date="2026-04-16T17:18:00Z" w16du:dateUtc="2026-04-16T15:18:00Z">
            <w:rPr>
              <w:del w:id="1350" w:author="Janina Nalagy" w:date="2026-04-16T17:25:00Z" w16du:dateUtc="2026-04-16T15:25:00Z"/>
            </w:rPr>
          </w:rPrChange>
        </w:rPr>
      </w:pPr>
      <w:ins w:id="1351" w:author="Janina Nalagy" w:date="2026-04-16T17:25:00Z">
        <w:r w:rsidRPr="005C188E">
          <w:rPr>
            <w:lang w:val="pt-PT"/>
            <w:rPrChange w:id="1352" w:author="Janina Nalagy" w:date="2026-04-16T17:25:00Z" w16du:dateUtc="2026-04-16T15:25:00Z">
              <w:rPr/>
            </w:rPrChange>
          </w:rPr>
          <w:t>Adaptamos o âmbito da peritagem, o nível de detalhe e o formato do relatório às necessidades específicas do cliente, da operação ou da entidade financiadora.</w:t>
        </w:r>
      </w:ins>
      <w:ins w:id="1353" w:author="Janina Nalagy" w:date="2026-04-16T17:25:00Z" w16du:dateUtc="2026-04-16T15:25:00Z">
        <w:r w:rsidRPr="005C188E">
          <w:rPr>
            <w:lang w:val="pt-PT"/>
            <w:rPrChange w:id="1354" w:author="Janina Nalagy" w:date="2026-04-16T17:25:00Z" w16du:dateUtc="2026-04-16T15:25:00Z">
              <w:rPr/>
            </w:rPrChange>
          </w:rPr>
          <w:t xml:space="preserve"> </w:t>
        </w:r>
      </w:ins>
      <w:del w:id="1355" w:author="Janina Nalagy" w:date="2026-04-16T17:25:00Z" w16du:dateUtc="2026-04-16T15:25:00Z">
        <w:r w:rsidR="00000000" w:rsidRPr="005C188E" w:rsidDel="005C188E">
          <w:rPr>
            <w:lang w:val="pt-PT"/>
            <w:rPrChange w:id="1356" w:author="Janina Nalagy" w:date="2026-04-16T17:18:00Z" w16du:dateUtc="2026-04-16T15:18:00Z">
              <w:rPr/>
            </w:rPrChange>
          </w:rPr>
          <w:delText>Adaptamos o nível de detalhe e o formato do relatório às necessidades do cliente, da operação ou da instituição financeira.</w:delText>
        </w:r>
      </w:del>
    </w:p>
    <w:p w14:paraId="0000016F" w14:textId="77777777" w:rsidR="00341B58" w:rsidRPr="005C188E" w:rsidRDefault="00000000">
      <w:pPr>
        <w:numPr>
          <w:ilvl w:val="0"/>
          <w:numId w:val="47"/>
        </w:numPr>
        <w:rPr>
          <w:lang w:val="pt-PT"/>
          <w:rPrChange w:id="1357" w:author="Janina Nalagy" w:date="2026-04-16T17:18:00Z" w16du:dateUtc="2026-04-16T15:18:00Z">
            <w:rPr/>
          </w:rPrChange>
        </w:rPr>
      </w:pPr>
      <w:r w:rsidRPr="005C188E">
        <w:rPr>
          <w:lang w:val="pt-PT"/>
          <w:rPrChange w:id="1358" w:author="Janina Nalagy" w:date="2026-04-16T17:18:00Z" w16du:dateUtc="2026-04-16T15:18:00Z">
            <w:rPr/>
          </w:rPrChange>
        </w:rPr>
        <w:t>Cobertura completa</w:t>
      </w:r>
    </w:p>
    <w:p w14:paraId="00000170" w14:textId="67D56BAE" w:rsidR="00341B58" w:rsidRPr="005C188E" w:rsidDel="005C188E" w:rsidRDefault="005C188E">
      <w:pPr>
        <w:numPr>
          <w:ilvl w:val="1"/>
          <w:numId w:val="47"/>
        </w:numPr>
        <w:rPr>
          <w:del w:id="1359" w:author="Janina Nalagy" w:date="2026-04-16T17:25:00Z" w16du:dateUtc="2026-04-16T15:25:00Z"/>
          <w:lang w:val="pt-PT"/>
          <w:rPrChange w:id="1360" w:author="Janina Nalagy" w:date="2026-04-16T17:18:00Z" w16du:dateUtc="2026-04-16T15:18:00Z">
            <w:rPr>
              <w:del w:id="1361" w:author="Janina Nalagy" w:date="2026-04-16T17:25:00Z" w16du:dateUtc="2026-04-16T15:25:00Z"/>
            </w:rPr>
          </w:rPrChange>
        </w:rPr>
      </w:pPr>
      <w:ins w:id="1362" w:author="Janina Nalagy" w:date="2026-04-16T17:25:00Z">
        <w:r w:rsidRPr="005C188E">
          <w:rPr>
            <w:lang w:val="pt-PT"/>
            <w:rPrChange w:id="1363" w:author="Janina Nalagy" w:date="2026-04-16T17:25:00Z" w16du:dateUtc="2026-04-16T15:25:00Z">
              <w:rPr/>
            </w:rPrChange>
          </w:rPr>
          <w:t xml:space="preserve">Da inspecção física do imóvel à </w:t>
        </w:r>
        <w:proofErr w:type="spellStart"/>
        <w:r w:rsidRPr="005C188E">
          <w:rPr>
            <w:lang w:val="pt-PT"/>
            <w:rPrChange w:id="1364" w:author="Janina Nalagy" w:date="2026-04-16T17:25:00Z" w16du:dateUtc="2026-04-16T15:25:00Z">
              <w:rPr/>
            </w:rPrChange>
          </w:rPr>
          <w:t>due</w:t>
        </w:r>
        <w:proofErr w:type="spellEnd"/>
        <w:r w:rsidRPr="005C188E">
          <w:rPr>
            <w:lang w:val="pt-PT"/>
            <w:rPrChange w:id="1365" w:author="Janina Nalagy" w:date="2026-04-16T17:25:00Z" w16du:dateUtc="2026-04-16T15:25:00Z">
              <w:rPr/>
            </w:rPrChange>
          </w:rPr>
          <w:t xml:space="preserve"> </w:t>
        </w:r>
        <w:proofErr w:type="spellStart"/>
        <w:r w:rsidRPr="005C188E">
          <w:rPr>
            <w:lang w:val="pt-PT"/>
            <w:rPrChange w:id="1366" w:author="Janina Nalagy" w:date="2026-04-16T17:25:00Z" w16du:dateUtc="2026-04-16T15:25:00Z">
              <w:rPr/>
            </w:rPrChange>
          </w:rPr>
          <w:t>diligence</w:t>
        </w:r>
        <w:proofErr w:type="spellEnd"/>
        <w:r w:rsidRPr="005C188E">
          <w:rPr>
            <w:lang w:val="pt-PT"/>
            <w:rPrChange w:id="1367" w:author="Janina Nalagy" w:date="2026-04-16T17:25:00Z" w16du:dateUtc="2026-04-16T15:25:00Z">
              <w:rPr/>
            </w:rPrChange>
          </w:rPr>
          <w:t xml:space="preserve"> técnica e ao levantamento quantitativo, asseguramos um acompanhamento completo em diferentes fases do processo.</w:t>
        </w:r>
      </w:ins>
      <w:ins w:id="1368" w:author="Janina Nalagy" w:date="2026-04-16T17:25:00Z" w16du:dateUtc="2026-04-16T15:25:00Z">
        <w:r>
          <w:rPr>
            <w:lang w:val="pt-PT"/>
          </w:rPr>
          <w:t xml:space="preserve"> </w:t>
        </w:r>
      </w:ins>
      <w:del w:id="1369" w:author="Janina Nalagy" w:date="2026-04-16T17:25:00Z" w16du:dateUtc="2026-04-16T15:25:00Z">
        <w:r w:rsidR="00000000" w:rsidRPr="005C188E" w:rsidDel="005C188E">
          <w:rPr>
            <w:lang w:val="pt-PT"/>
            <w:rPrChange w:id="1370" w:author="Janina Nalagy" w:date="2026-04-16T17:18:00Z" w16du:dateUtc="2026-04-16T15:18:00Z">
              <w:rPr/>
            </w:rPrChange>
          </w:rPr>
          <w:delText>Do levantamento quantitativo à due diligence técnica, asseguramos suporte integral em todas as fases do processo.</w:delText>
        </w:r>
      </w:del>
    </w:p>
    <w:p w14:paraId="00000171" w14:textId="77777777" w:rsidR="00341B58" w:rsidRPr="005C188E" w:rsidRDefault="00000000">
      <w:pPr>
        <w:pStyle w:val="Ttulo4"/>
        <w:rPr>
          <w:lang w:val="pt-PT"/>
          <w:rPrChange w:id="1371" w:author="Janina Nalagy" w:date="2026-04-16T17:18:00Z" w16du:dateUtc="2026-04-16T15:18:00Z">
            <w:rPr/>
          </w:rPrChange>
        </w:rPr>
      </w:pPr>
      <w:bookmarkStart w:id="1372" w:name="_9cjj39427lrp" w:colFirst="0" w:colLast="0"/>
      <w:bookmarkEnd w:id="1372"/>
      <w:r w:rsidRPr="005C188E">
        <w:rPr>
          <w:lang w:val="pt-PT"/>
          <w:rPrChange w:id="1373" w:author="Janina Nalagy" w:date="2026-04-16T17:18:00Z" w16du:dateUtc="2026-04-16T15:18:00Z">
            <w:rPr/>
          </w:rPrChange>
        </w:rPr>
        <w:t>Os Nossos Serviços</w:t>
      </w:r>
    </w:p>
    <w:p w14:paraId="00000172" w14:textId="77777777" w:rsidR="00341B58" w:rsidRPr="005C188E" w:rsidRDefault="00000000">
      <w:pPr>
        <w:numPr>
          <w:ilvl w:val="0"/>
          <w:numId w:val="28"/>
        </w:numPr>
        <w:rPr>
          <w:lang w:val="pt-PT"/>
          <w:rPrChange w:id="1374" w:author="Janina Nalagy" w:date="2026-04-16T17:18:00Z" w16du:dateUtc="2026-04-16T15:18:00Z">
            <w:rPr/>
          </w:rPrChange>
        </w:rPr>
      </w:pPr>
      <w:r w:rsidRPr="005C188E">
        <w:rPr>
          <w:lang w:val="pt-PT"/>
          <w:rPrChange w:id="1375" w:author="Janina Nalagy" w:date="2026-04-16T17:18:00Z" w16du:dateUtc="2026-04-16T15:18:00Z">
            <w:rPr/>
          </w:rPrChange>
        </w:rPr>
        <w:t>Os Nossos Serviços</w:t>
      </w:r>
    </w:p>
    <w:p w14:paraId="00000173" w14:textId="77777777" w:rsidR="00341B58" w:rsidRPr="005C188E" w:rsidRDefault="00000000">
      <w:pPr>
        <w:numPr>
          <w:ilvl w:val="0"/>
          <w:numId w:val="28"/>
        </w:numPr>
        <w:rPr>
          <w:lang w:val="pt-PT"/>
          <w:rPrChange w:id="1376" w:author="Janina Nalagy" w:date="2026-04-16T17:18:00Z" w16du:dateUtc="2026-04-16T15:18:00Z">
            <w:rPr/>
          </w:rPrChange>
        </w:rPr>
      </w:pPr>
      <w:r w:rsidRPr="005C188E">
        <w:rPr>
          <w:lang w:val="pt-PT"/>
          <w:rPrChange w:id="1377" w:author="Janina Nalagy" w:date="2026-04-16T17:18:00Z" w16du:dateUtc="2026-04-16T15:18:00Z">
            <w:rPr/>
          </w:rPrChange>
        </w:rPr>
        <w:t>Organizamos cada intervenção em frentes de trabalho claras, para que o cliente compreenda exactamente o alcance técnico do acompanhamento prestado.</w:t>
      </w:r>
    </w:p>
    <w:p w14:paraId="00000174" w14:textId="77777777" w:rsidR="00341B58" w:rsidRPr="005C188E" w:rsidRDefault="00000000">
      <w:pPr>
        <w:numPr>
          <w:ilvl w:val="0"/>
          <w:numId w:val="69"/>
        </w:numPr>
        <w:rPr>
          <w:lang w:val="pt-PT"/>
          <w:rPrChange w:id="1378" w:author="Janina Nalagy" w:date="2026-04-16T17:18:00Z" w16du:dateUtc="2026-04-16T15:18:00Z">
            <w:rPr/>
          </w:rPrChange>
        </w:rPr>
      </w:pPr>
      <w:r w:rsidRPr="005C188E">
        <w:rPr>
          <w:lang w:val="pt-PT"/>
          <w:rPrChange w:id="1379" w:author="Janina Nalagy" w:date="2026-04-16T17:18:00Z" w16du:dateUtc="2026-04-16T15:18:00Z">
            <w:rPr/>
          </w:rPrChange>
        </w:rPr>
        <w:t>Peritagem e Inspecção de Edifícios</w:t>
      </w:r>
    </w:p>
    <w:p w14:paraId="55DD2F70" w14:textId="77777777" w:rsidR="00BB4A75" w:rsidRPr="00BB4A75" w:rsidRDefault="00BB4A75" w:rsidP="00BB4A75">
      <w:pPr>
        <w:pStyle w:val="PargrafodaLista"/>
        <w:numPr>
          <w:ilvl w:val="0"/>
          <w:numId w:val="96"/>
        </w:numPr>
        <w:spacing w:before="100" w:beforeAutospacing="1" w:after="100" w:afterAutospacing="1" w:line="240" w:lineRule="auto"/>
        <w:rPr>
          <w:ins w:id="1380" w:author="Janina Nalagy" w:date="2026-04-16T17:26:00Z" w16du:dateUtc="2026-04-16T15:26:00Z"/>
          <w:rFonts w:ascii="Times New Roman" w:eastAsia="Times New Roman" w:hAnsi="Times New Roman" w:cs="Times New Roman"/>
          <w:sz w:val="24"/>
          <w:szCs w:val="24"/>
          <w:lang w:val="pt-PT"/>
          <w:rPrChange w:id="1381" w:author="Janina Nalagy" w:date="2026-04-16T17:27:00Z" w16du:dateUtc="2026-04-16T15:27:00Z">
            <w:rPr>
              <w:ins w:id="1382" w:author="Janina Nalagy" w:date="2026-04-16T17:26:00Z" w16du:dateUtc="2026-04-16T15:26:00Z"/>
              <w:lang w:val="pt-PT"/>
            </w:rPr>
          </w:rPrChange>
        </w:rPr>
        <w:pPrChange w:id="1383" w:author="Janina Nalagy" w:date="2026-04-16T17:27:00Z" w16du:dateUtc="2026-04-16T15:27:00Z">
          <w:pPr>
            <w:spacing w:before="100" w:beforeAutospacing="1" w:after="100" w:afterAutospacing="1" w:line="240" w:lineRule="auto"/>
          </w:pPr>
        </w:pPrChange>
      </w:pPr>
      <w:ins w:id="1384" w:author="Janina Nalagy" w:date="2026-04-16T17:26:00Z" w16du:dateUtc="2026-04-16T15:26:00Z">
        <w:r w:rsidRPr="00BB4A75">
          <w:rPr>
            <w:rFonts w:ascii="Times New Roman" w:eastAsia="Times New Roman" w:hAnsi="Times New Roman" w:cs="Times New Roman"/>
            <w:sz w:val="24"/>
            <w:szCs w:val="24"/>
            <w:lang w:val="pt-PT"/>
            <w:rPrChange w:id="1385" w:author="Janina Nalagy" w:date="2026-04-16T17:27:00Z" w16du:dateUtc="2026-04-16T15:27:00Z">
              <w:rPr>
                <w:lang w:val="pt-PT"/>
              </w:rPr>
            </w:rPrChange>
          </w:rPr>
          <w:lastRenderedPageBreak/>
          <w:t>Avaliamos o estado físico e o desempenho técnico de edifícios e outras construções, com o objectivo de identificar patologias, anomalias, riscos e necessidades de intervenção.</w:t>
        </w:r>
      </w:ins>
    </w:p>
    <w:p w14:paraId="2171B022" w14:textId="77777777" w:rsidR="00BB4A75" w:rsidRPr="00BB4A75" w:rsidRDefault="00BB4A75" w:rsidP="00BB4A75">
      <w:pPr>
        <w:numPr>
          <w:ilvl w:val="0"/>
          <w:numId w:val="95"/>
        </w:numPr>
        <w:spacing w:before="100" w:beforeAutospacing="1" w:after="100" w:afterAutospacing="1" w:line="240" w:lineRule="auto"/>
        <w:rPr>
          <w:ins w:id="1386" w:author="Janina Nalagy" w:date="2026-04-16T17:26:00Z" w16du:dateUtc="2026-04-16T15:26:00Z"/>
          <w:rFonts w:ascii="Times New Roman" w:eastAsia="Times New Roman" w:hAnsi="Times New Roman" w:cs="Times New Roman"/>
          <w:sz w:val="24"/>
          <w:szCs w:val="24"/>
          <w:lang w:val="pt-PT"/>
        </w:rPr>
        <w:pPrChange w:id="1387" w:author="Janina Nalagy" w:date="2026-04-16T17:27:00Z" w16du:dateUtc="2026-04-16T15:27:00Z">
          <w:pPr>
            <w:numPr>
              <w:numId w:val="69"/>
            </w:numPr>
            <w:spacing w:before="100" w:beforeAutospacing="1" w:after="100" w:afterAutospacing="1" w:line="240" w:lineRule="auto"/>
            <w:ind w:left="720" w:hanging="360"/>
          </w:pPr>
        </w:pPrChange>
      </w:pPr>
      <w:ins w:id="1388" w:author="Janina Nalagy" w:date="2026-04-16T17:26:00Z" w16du:dateUtc="2026-04-16T15:26:00Z">
        <w:r w:rsidRPr="00BB4A75">
          <w:rPr>
            <w:rFonts w:ascii="Times New Roman" w:eastAsia="Times New Roman" w:hAnsi="Times New Roman" w:cs="Times New Roman"/>
            <w:sz w:val="24"/>
            <w:szCs w:val="24"/>
            <w:lang w:val="pt-PT"/>
          </w:rPr>
          <w:t xml:space="preserve">inspecção estrutural e análise de acabamentos </w:t>
        </w:r>
      </w:ins>
    </w:p>
    <w:p w14:paraId="217ED707" w14:textId="77777777" w:rsidR="00BB4A75" w:rsidRPr="00BB4A75" w:rsidRDefault="00BB4A75" w:rsidP="00BB4A75">
      <w:pPr>
        <w:numPr>
          <w:ilvl w:val="0"/>
          <w:numId w:val="95"/>
        </w:numPr>
        <w:spacing w:before="100" w:beforeAutospacing="1" w:after="100" w:afterAutospacing="1" w:line="240" w:lineRule="auto"/>
        <w:rPr>
          <w:ins w:id="1389" w:author="Janina Nalagy" w:date="2026-04-16T17:26:00Z" w16du:dateUtc="2026-04-16T15:26:00Z"/>
          <w:rFonts w:ascii="Times New Roman" w:eastAsia="Times New Roman" w:hAnsi="Times New Roman" w:cs="Times New Roman"/>
          <w:sz w:val="24"/>
          <w:szCs w:val="24"/>
          <w:lang w:val="pt-PT"/>
        </w:rPr>
        <w:pPrChange w:id="1390" w:author="Janina Nalagy" w:date="2026-04-16T17:27:00Z" w16du:dateUtc="2026-04-16T15:27:00Z">
          <w:pPr>
            <w:numPr>
              <w:numId w:val="69"/>
            </w:numPr>
            <w:spacing w:before="100" w:beforeAutospacing="1" w:after="100" w:afterAutospacing="1" w:line="240" w:lineRule="auto"/>
            <w:ind w:left="720" w:hanging="360"/>
          </w:pPr>
        </w:pPrChange>
      </w:pPr>
      <w:ins w:id="1391" w:author="Janina Nalagy" w:date="2026-04-16T17:26:00Z" w16du:dateUtc="2026-04-16T15:26:00Z">
        <w:r w:rsidRPr="00BB4A75">
          <w:rPr>
            <w:rFonts w:ascii="Times New Roman" w:eastAsia="Times New Roman" w:hAnsi="Times New Roman" w:cs="Times New Roman"/>
            <w:sz w:val="24"/>
            <w:szCs w:val="24"/>
            <w:lang w:val="pt-PT"/>
          </w:rPr>
          <w:t xml:space="preserve">identificação de patologias construtivas e anomalias visíveis </w:t>
        </w:r>
      </w:ins>
    </w:p>
    <w:p w14:paraId="1A0BF6BF" w14:textId="77777777" w:rsidR="00BB4A75" w:rsidRPr="00BB4A75" w:rsidRDefault="00BB4A75" w:rsidP="00BB4A75">
      <w:pPr>
        <w:numPr>
          <w:ilvl w:val="0"/>
          <w:numId w:val="95"/>
        </w:numPr>
        <w:spacing w:before="100" w:beforeAutospacing="1" w:after="100" w:afterAutospacing="1" w:line="240" w:lineRule="auto"/>
        <w:rPr>
          <w:ins w:id="1392" w:author="Janina Nalagy" w:date="2026-04-16T17:26:00Z" w16du:dateUtc="2026-04-16T15:26:00Z"/>
          <w:rFonts w:ascii="Times New Roman" w:eastAsia="Times New Roman" w:hAnsi="Times New Roman" w:cs="Times New Roman"/>
          <w:sz w:val="24"/>
          <w:szCs w:val="24"/>
          <w:lang w:val="pt-PT"/>
        </w:rPr>
        <w:pPrChange w:id="1393" w:author="Janina Nalagy" w:date="2026-04-16T17:27:00Z" w16du:dateUtc="2026-04-16T15:27:00Z">
          <w:pPr>
            <w:numPr>
              <w:numId w:val="69"/>
            </w:numPr>
            <w:spacing w:before="100" w:beforeAutospacing="1" w:after="100" w:afterAutospacing="1" w:line="240" w:lineRule="auto"/>
            <w:ind w:left="720" w:hanging="360"/>
          </w:pPr>
        </w:pPrChange>
      </w:pPr>
      <w:ins w:id="1394" w:author="Janina Nalagy" w:date="2026-04-16T17:26:00Z" w16du:dateUtc="2026-04-16T15:26:00Z">
        <w:r w:rsidRPr="00BB4A75">
          <w:rPr>
            <w:rFonts w:ascii="Times New Roman" w:eastAsia="Times New Roman" w:hAnsi="Times New Roman" w:cs="Times New Roman"/>
            <w:sz w:val="24"/>
            <w:szCs w:val="24"/>
            <w:lang w:val="pt-PT"/>
          </w:rPr>
          <w:t>verificação de conformidade técnica, funcional e legal</w:t>
        </w:r>
      </w:ins>
    </w:p>
    <w:p w14:paraId="00000175" w14:textId="37178A11" w:rsidR="00341B58" w:rsidRPr="005C188E" w:rsidDel="00BB4A75" w:rsidRDefault="00000000">
      <w:pPr>
        <w:numPr>
          <w:ilvl w:val="1"/>
          <w:numId w:val="69"/>
        </w:numPr>
        <w:rPr>
          <w:del w:id="1395" w:author="Janina Nalagy" w:date="2026-04-16T17:26:00Z" w16du:dateUtc="2026-04-16T15:26:00Z"/>
          <w:lang w:val="pt-PT"/>
          <w:rPrChange w:id="1396" w:author="Janina Nalagy" w:date="2026-04-16T17:18:00Z" w16du:dateUtc="2026-04-16T15:18:00Z">
            <w:rPr>
              <w:del w:id="1397" w:author="Janina Nalagy" w:date="2026-04-16T17:26:00Z" w16du:dateUtc="2026-04-16T15:26:00Z"/>
            </w:rPr>
          </w:rPrChange>
        </w:rPr>
      </w:pPr>
      <w:del w:id="1398" w:author="Janina Nalagy" w:date="2026-04-16T17:26:00Z" w16du:dateUtc="2026-04-16T15:26:00Z">
        <w:r w:rsidRPr="005C188E" w:rsidDel="00BB4A75">
          <w:rPr>
            <w:lang w:val="pt-PT"/>
            <w:rPrChange w:id="1399" w:author="Janina Nalagy" w:date="2026-04-16T17:18:00Z" w16du:dateUtc="2026-04-16T15:18:00Z">
              <w:rPr/>
            </w:rPrChange>
          </w:rPr>
          <w:delText>Avaliamos estruturas, acabamentos e desempenho técnico do imóvel para identificar patologias, riscos e necessidades de intervenção.</w:delText>
        </w:r>
      </w:del>
    </w:p>
    <w:p w14:paraId="00000176" w14:textId="51B68CA8" w:rsidR="00341B58" w:rsidRPr="005C188E" w:rsidDel="00BB4A75" w:rsidRDefault="00000000">
      <w:pPr>
        <w:numPr>
          <w:ilvl w:val="1"/>
          <w:numId w:val="69"/>
        </w:numPr>
        <w:rPr>
          <w:del w:id="1400" w:author="Janina Nalagy" w:date="2026-04-16T17:26:00Z" w16du:dateUtc="2026-04-16T15:26:00Z"/>
          <w:lang w:val="pt-PT"/>
          <w:rPrChange w:id="1401" w:author="Janina Nalagy" w:date="2026-04-16T17:18:00Z" w16du:dateUtc="2026-04-16T15:18:00Z">
            <w:rPr>
              <w:del w:id="1402" w:author="Janina Nalagy" w:date="2026-04-16T17:26:00Z" w16du:dateUtc="2026-04-16T15:26:00Z"/>
            </w:rPr>
          </w:rPrChange>
        </w:rPr>
      </w:pPr>
      <w:del w:id="1403" w:author="Janina Nalagy" w:date="2026-04-16T17:26:00Z" w16du:dateUtc="2026-04-16T15:26:00Z">
        <w:r w:rsidRPr="005C188E" w:rsidDel="00BB4A75">
          <w:rPr>
            <w:lang w:val="pt-PT"/>
            <w:rPrChange w:id="1404" w:author="Janina Nalagy" w:date="2026-04-16T17:18:00Z" w16du:dateUtc="2026-04-16T15:18:00Z">
              <w:rPr/>
            </w:rPrChange>
          </w:rPr>
          <w:delText>Inspecção estrutural e de acabamentos</w:delText>
        </w:r>
      </w:del>
    </w:p>
    <w:p w14:paraId="00000177" w14:textId="021EADD2" w:rsidR="00341B58" w:rsidRPr="005C188E" w:rsidDel="00BB4A75" w:rsidRDefault="00000000">
      <w:pPr>
        <w:numPr>
          <w:ilvl w:val="1"/>
          <w:numId w:val="69"/>
        </w:numPr>
        <w:rPr>
          <w:del w:id="1405" w:author="Janina Nalagy" w:date="2026-04-16T17:26:00Z" w16du:dateUtc="2026-04-16T15:26:00Z"/>
          <w:lang w:val="pt-PT"/>
          <w:rPrChange w:id="1406" w:author="Janina Nalagy" w:date="2026-04-16T17:18:00Z" w16du:dateUtc="2026-04-16T15:18:00Z">
            <w:rPr>
              <w:del w:id="1407" w:author="Janina Nalagy" w:date="2026-04-16T17:26:00Z" w16du:dateUtc="2026-04-16T15:26:00Z"/>
            </w:rPr>
          </w:rPrChange>
        </w:rPr>
      </w:pPr>
      <w:del w:id="1408" w:author="Janina Nalagy" w:date="2026-04-16T17:26:00Z" w16du:dateUtc="2026-04-16T15:26:00Z">
        <w:r w:rsidRPr="005C188E" w:rsidDel="00BB4A75">
          <w:rPr>
            <w:lang w:val="pt-PT"/>
            <w:rPrChange w:id="1409" w:author="Janina Nalagy" w:date="2026-04-16T17:18:00Z" w16du:dateUtc="2026-04-16T15:18:00Z">
              <w:rPr/>
            </w:rPrChange>
          </w:rPr>
          <w:delText>Identificação de patologias e anomalias</w:delText>
        </w:r>
      </w:del>
    </w:p>
    <w:p w14:paraId="00000178" w14:textId="6BA5E208" w:rsidR="00341B58" w:rsidRPr="005C188E" w:rsidDel="00BB4A75" w:rsidRDefault="00000000">
      <w:pPr>
        <w:numPr>
          <w:ilvl w:val="1"/>
          <w:numId w:val="69"/>
        </w:numPr>
        <w:rPr>
          <w:del w:id="1410" w:author="Janina Nalagy" w:date="2026-04-16T17:26:00Z" w16du:dateUtc="2026-04-16T15:26:00Z"/>
          <w:lang w:val="pt-PT"/>
          <w:rPrChange w:id="1411" w:author="Janina Nalagy" w:date="2026-04-16T17:18:00Z" w16du:dateUtc="2026-04-16T15:18:00Z">
            <w:rPr>
              <w:del w:id="1412" w:author="Janina Nalagy" w:date="2026-04-16T17:26:00Z" w16du:dateUtc="2026-04-16T15:26:00Z"/>
            </w:rPr>
          </w:rPrChange>
        </w:rPr>
      </w:pPr>
      <w:del w:id="1413" w:author="Janina Nalagy" w:date="2026-04-16T17:26:00Z" w16du:dateUtc="2026-04-16T15:26:00Z">
        <w:r w:rsidRPr="005C188E" w:rsidDel="00BB4A75">
          <w:rPr>
            <w:lang w:val="pt-PT"/>
            <w:rPrChange w:id="1414" w:author="Janina Nalagy" w:date="2026-04-16T17:18:00Z" w16du:dateUtc="2026-04-16T15:18:00Z">
              <w:rPr/>
            </w:rPrChange>
          </w:rPr>
          <w:delText>Verificação de conformidade técnica e legal</w:delText>
        </w:r>
      </w:del>
    </w:p>
    <w:p w14:paraId="00000179" w14:textId="77777777" w:rsidR="00341B58" w:rsidRPr="005C188E" w:rsidRDefault="00000000">
      <w:pPr>
        <w:numPr>
          <w:ilvl w:val="0"/>
          <w:numId w:val="69"/>
        </w:numPr>
        <w:rPr>
          <w:lang w:val="pt-PT"/>
          <w:rPrChange w:id="1415" w:author="Janina Nalagy" w:date="2026-04-16T17:18:00Z" w16du:dateUtc="2026-04-16T15:18:00Z">
            <w:rPr/>
          </w:rPrChange>
        </w:rPr>
      </w:pPr>
      <w:proofErr w:type="spellStart"/>
      <w:r w:rsidRPr="005C188E">
        <w:rPr>
          <w:lang w:val="pt-PT"/>
          <w:rPrChange w:id="1416" w:author="Janina Nalagy" w:date="2026-04-16T17:18:00Z" w16du:dateUtc="2026-04-16T15:18:00Z">
            <w:rPr/>
          </w:rPrChange>
        </w:rPr>
        <w:t>Due</w:t>
      </w:r>
      <w:proofErr w:type="spellEnd"/>
      <w:r w:rsidRPr="005C188E">
        <w:rPr>
          <w:lang w:val="pt-PT"/>
          <w:rPrChange w:id="1417" w:author="Janina Nalagy" w:date="2026-04-16T17:18:00Z" w16du:dateUtc="2026-04-16T15:18:00Z">
            <w:rPr/>
          </w:rPrChange>
        </w:rPr>
        <w:t xml:space="preserve"> </w:t>
      </w:r>
      <w:proofErr w:type="spellStart"/>
      <w:r w:rsidRPr="005C188E">
        <w:rPr>
          <w:lang w:val="pt-PT"/>
          <w:rPrChange w:id="1418" w:author="Janina Nalagy" w:date="2026-04-16T17:18:00Z" w16du:dateUtc="2026-04-16T15:18:00Z">
            <w:rPr/>
          </w:rPrChange>
        </w:rPr>
        <w:t>Diligence</w:t>
      </w:r>
      <w:proofErr w:type="spellEnd"/>
      <w:r w:rsidRPr="005C188E">
        <w:rPr>
          <w:lang w:val="pt-PT"/>
          <w:rPrChange w:id="1419" w:author="Janina Nalagy" w:date="2026-04-16T17:18:00Z" w16du:dateUtc="2026-04-16T15:18:00Z">
            <w:rPr/>
          </w:rPrChange>
        </w:rPr>
        <w:t xml:space="preserve"> e </w:t>
      </w:r>
      <w:proofErr w:type="spellStart"/>
      <w:r w:rsidRPr="005C188E">
        <w:rPr>
          <w:lang w:val="pt-PT"/>
          <w:rPrChange w:id="1420" w:author="Janina Nalagy" w:date="2026-04-16T17:18:00Z" w16du:dateUtc="2026-04-16T15:18:00Z">
            <w:rPr/>
          </w:rPrChange>
        </w:rPr>
        <w:t>Quantity</w:t>
      </w:r>
      <w:proofErr w:type="spellEnd"/>
      <w:r w:rsidRPr="005C188E">
        <w:rPr>
          <w:lang w:val="pt-PT"/>
          <w:rPrChange w:id="1421" w:author="Janina Nalagy" w:date="2026-04-16T17:18:00Z" w16du:dateUtc="2026-04-16T15:18:00Z">
            <w:rPr/>
          </w:rPrChange>
        </w:rPr>
        <w:t xml:space="preserve"> </w:t>
      </w:r>
      <w:proofErr w:type="spellStart"/>
      <w:r w:rsidRPr="005C188E">
        <w:rPr>
          <w:lang w:val="pt-PT"/>
          <w:rPrChange w:id="1422" w:author="Janina Nalagy" w:date="2026-04-16T17:18:00Z" w16du:dateUtc="2026-04-16T15:18:00Z">
            <w:rPr/>
          </w:rPrChange>
        </w:rPr>
        <w:t>Surveying</w:t>
      </w:r>
      <w:proofErr w:type="spellEnd"/>
    </w:p>
    <w:p w14:paraId="320BC594" w14:textId="77777777" w:rsidR="00BB4A75" w:rsidRPr="00BB4A75" w:rsidRDefault="00BB4A75" w:rsidP="00BB4A75">
      <w:pPr>
        <w:pStyle w:val="PargrafodaLista"/>
        <w:numPr>
          <w:ilvl w:val="0"/>
          <w:numId w:val="98"/>
        </w:numPr>
        <w:spacing w:before="100" w:beforeAutospacing="1" w:after="100" w:afterAutospacing="1" w:line="240" w:lineRule="auto"/>
        <w:rPr>
          <w:ins w:id="1423" w:author="Janina Nalagy" w:date="2026-04-16T17:28:00Z" w16du:dateUtc="2026-04-16T15:28:00Z"/>
          <w:rFonts w:ascii="Times New Roman" w:eastAsia="Times New Roman" w:hAnsi="Times New Roman" w:cs="Times New Roman"/>
          <w:sz w:val="24"/>
          <w:szCs w:val="24"/>
          <w:lang w:val="pt-PT"/>
          <w:rPrChange w:id="1424" w:author="Janina Nalagy" w:date="2026-04-16T17:28:00Z" w16du:dateUtc="2026-04-16T15:28:00Z">
            <w:rPr>
              <w:ins w:id="1425" w:author="Janina Nalagy" w:date="2026-04-16T17:28:00Z" w16du:dateUtc="2026-04-16T15:28:00Z"/>
              <w:lang w:val="pt-PT"/>
            </w:rPr>
          </w:rPrChange>
        </w:rPr>
        <w:pPrChange w:id="1426" w:author="Janina Nalagy" w:date="2026-04-16T17:28:00Z" w16du:dateUtc="2026-04-16T15:28:00Z">
          <w:pPr>
            <w:spacing w:before="100" w:beforeAutospacing="1" w:after="100" w:afterAutospacing="1" w:line="240" w:lineRule="auto"/>
          </w:pPr>
        </w:pPrChange>
      </w:pPr>
      <w:ins w:id="1427" w:author="Janina Nalagy" w:date="2026-04-16T17:28:00Z" w16du:dateUtc="2026-04-16T15:28:00Z">
        <w:r w:rsidRPr="00BB4A75">
          <w:rPr>
            <w:rFonts w:ascii="Times New Roman" w:eastAsia="Times New Roman" w:hAnsi="Times New Roman" w:cs="Times New Roman"/>
            <w:sz w:val="24"/>
            <w:szCs w:val="24"/>
            <w:lang w:val="pt-PT"/>
            <w:rPrChange w:id="1428" w:author="Janina Nalagy" w:date="2026-04-16T17:28:00Z" w16du:dateUtc="2026-04-16T15:28:00Z">
              <w:rPr>
                <w:lang w:val="pt-PT"/>
              </w:rPr>
            </w:rPrChange>
          </w:rPr>
          <w:t>Analisamos documentação, quantidades, custos e condições de execução, reduzindo incertezas e reforçando a segurança das decisões de investimento ou desenvolvimento.</w:t>
        </w:r>
      </w:ins>
    </w:p>
    <w:p w14:paraId="08A793BD" w14:textId="748AA49E" w:rsidR="00BB4A75" w:rsidRPr="00BB4A75" w:rsidRDefault="00BB4A75" w:rsidP="00BB4A75">
      <w:pPr>
        <w:numPr>
          <w:ilvl w:val="0"/>
          <w:numId w:val="98"/>
        </w:numPr>
        <w:spacing w:before="100" w:beforeAutospacing="1" w:after="100" w:afterAutospacing="1" w:line="240" w:lineRule="auto"/>
        <w:rPr>
          <w:ins w:id="1429" w:author="Janina Nalagy" w:date="2026-04-16T17:28:00Z" w16du:dateUtc="2026-04-16T15:28:00Z"/>
          <w:rFonts w:ascii="Times New Roman" w:eastAsia="Times New Roman" w:hAnsi="Times New Roman" w:cs="Times New Roman"/>
          <w:sz w:val="24"/>
          <w:szCs w:val="24"/>
          <w:lang w:val="pt-PT"/>
        </w:rPr>
        <w:pPrChange w:id="1430" w:author="Janina Nalagy" w:date="2026-04-16T17:28:00Z" w16du:dateUtc="2026-04-16T15:28:00Z">
          <w:pPr>
            <w:numPr>
              <w:numId w:val="69"/>
            </w:numPr>
            <w:spacing w:before="100" w:beforeAutospacing="1" w:after="100" w:afterAutospacing="1" w:line="240" w:lineRule="auto"/>
            <w:ind w:left="720" w:hanging="360"/>
          </w:pPr>
        </w:pPrChange>
      </w:pPr>
      <w:proofErr w:type="spellStart"/>
      <w:ins w:id="1431" w:author="Janina Nalagy" w:date="2026-04-16T17:28:00Z" w16du:dateUtc="2026-04-16T15:28:00Z">
        <w:r w:rsidRPr="00BB4A75">
          <w:rPr>
            <w:rFonts w:ascii="Times New Roman" w:eastAsia="Times New Roman" w:hAnsi="Times New Roman" w:cs="Times New Roman"/>
            <w:sz w:val="24"/>
            <w:szCs w:val="24"/>
            <w:lang w:val="pt-PT"/>
          </w:rPr>
          <w:t>due</w:t>
        </w:r>
        <w:proofErr w:type="spellEnd"/>
        <w:r w:rsidRPr="00BB4A75">
          <w:rPr>
            <w:rFonts w:ascii="Times New Roman" w:eastAsia="Times New Roman" w:hAnsi="Times New Roman" w:cs="Times New Roman"/>
            <w:sz w:val="24"/>
            <w:szCs w:val="24"/>
            <w:lang w:val="pt-PT"/>
          </w:rPr>
          <w:t xml:space="preserve"> </w:t>
        </w:r>
        <w:proofErr w:type="spellStart"/>
        <w:r w:rsidRPr="00BB4A75">
          <w:rPr>
            <w:rFonts w:ascii="Times New Roman" w:eastAsia="Times New Roman" w:hAnsi="Times New Roman" w:cs="Times New Roman"/>
            <w:sz w:val="24"/>
            <w:szCs w:val="24"/>
            <w:lang w:val="pt-PT"/>
          </w:rPr>
          <w:t>diligence</w:t>
        </w:r>
        <w:proofErr w:type="spellEnd"/>
        <w:r w:rsidRPr="00BB4A75">
          <w:rPr>
            <w:rFonts w:ascii="Times New Roman" w:eastAsia="Times New Roman" w:hAnsi="Times New Roman" w:cs="Times New Roman"/>
            <w:sz w:val="24"/>
            <w:szCs w:val="24"/>
            <w:lang w:val="pt-PT"/>
          </w:rPr>
          <w:t xml:space="preserve"> técnica em processo</w:t>
        </w:r>
        <w:r>
          <w:rPr>
            <w:rFonts w:ascii="Times New Roman" w:eastAsia="Times New Roman" w:hAnsi="Times New Roman" w:cs="Times New Roman"/>
            <w:sz w:val="24"/>
            <w:szCs w:val="24"/>
            <w:lang w:val="pt-PT"/>
          </w:rPr>
          <w:t xml:space="preserve"> de construção ou reabilitação,</w:t>
        </w:r>
        <w:r w:rsidRPr="00BB4A75">
          <w:rPr>
            <w:rFonts w:ascii="Times New Roman" w:eastAsia="Times New Roman" w:hAnsi="Times New Roman" w:cs="Times New Roman"/>
            <w:sz w:val="24"/>
            <w:szCs w:val="24"/>
            <w:lang w:val="pt-PT"/>
          </w:rPr>
          <w:t xml:space="preserve"> de aquisição ou investimento </w:t>
        </w:r>
      </w:ins>
    </w:p>
    <w:p w14:paraId="1FDB6C64" w14:textId="77777777" w:rsidR="00BB4A75" w:rsidRPr="00BB4A75" w:rsidRDefault="00BB4A75" w:rsidP="00BB4A75">
      <w:pPr>
        <w:numPr>
          <w:ilvl w:val="0"/>
          <w:numId w:val="98"/>
        </w:numPr>
        <w:spacing w:before="100" w:beforeAutospacing="1" w:after="100" w:afterAutospacing="1" w:line="240" w:lineRule="auto"/>
        <w:rPr>
          <w:ins w:id="1432" w:author="Janina Nalagy" w:date="2026-04-16T17:28:00Z" w16du:dateUtc="2026-04-16T15:28:00Z"/>
          <w:rFonts w:ascii="Times New Roman" w:eastAsia="Times New Roman" w:hAnsi="Times New Roman" w:cs="Times New Roman"/>
          <w:sz w:val="24"/>
          <w:szCs w:val="24"/>
          <w:lang w:val="pt-PT"/>
        </w:rPr>
        <w:pPrChange w:id="1433" w:author="Janina Nalagy" w:date="2026-04-16T17:28:00Z" w16du:dateUtc="2026-04-16T15:28:00Z">
          <w:pPr>
            <w:numPr>
              <w:numId w:val="69"/>
            </w:numPr>
            <w:spacing w:before="100" w:beforeAutospacing="1" w:after="100" w:afterAutospacing="1" w:line="240" w:lineRule="auto"/>
            <w:ind w:left="720" w:hanging="360"/>
          </w:pPr>
        </w:pPrChange>
      </w:pPr>
      <w:ins w:id="1434" w:author="Janina Nalagy" w:date="2026-04-16T17:28:00Z" w16du:dateUtc="2026-04-16T15:28:00Z">
        <w:r w:rsidRPr="00BB4A75">
          <w:rPr>
            <w:rFonts w:ascii="Times New Roman" w:eastAsia="Times New Roman" w:hAnsi="Times New Roman" w:cs="Times New Roman"/>
            <w:sz w:val="24"/>
            <w:szCs w:val="24"/>
            <w:lang w:val="pt-PT"/>
          </w:rPr>
          <w:t xml:space="preserve">levantamento quantitativo de materiais, áreas e volumes </w:t>
        </w:r>
      </w:ins>
    </w:p>
    <w:p w14:paraId="3FD9EAAE" w14:textId="77777777" w:rsidR="00BB4A75" w:rsidRPr="00BB4A75" w:rsidRDefault="00BB4A75" w:rsidP="00BB4A75">
      <w:pPr>
        <w:numPr>
          <w:ilvl w:val="0"/>
          <w:numId w:val="98"/>
        </w:numPr>
        <w:spacing w:before="100" w:beforeAutospacing="1" w:after="100" w:afterAutospacing="1" w:line="240" w:lineRule="auto"/>
        <w:rPr>
          <w:ins w:id="1435" w:author="Janina Nalagy" w:date="2026-04-16T17:28:00Z" w16du:dateUtc="2026-04-16T15:28:00Z"/>
          <w:rFonts w:ascii="Times New Roman" w:eastAsia="Times New Roman" w:hAnsi="Times New Roman" w:cs="Times New Roman"/>
          <w:sz w:val="24"/>
          <w:szCs w:val="24"/>
          <w:lang w:val="pt-PT"/>
        </w:rPr>
        <w:pPrChange w:id="1436" w:author="Janina Nalagy" w:date="2026-04-16T17:28:00Z" w16du:dateUtc="2026-04-16T15:28:00Z">
          <w:pPr>
            <w:numPr>
              <w:numId w:val="69"/>
            </w:numPr>
            <w:spacing w:before="100" w:beforeAutospacing="1" w:after="100" w:afterAutospacing="1" w:line="240" w:lineRule="auto"/>
            <w:ind w:left="720" w:hanging="360"/>
          </w:pPr>
        </w:pPrChange>
      </w:pPr>
      <w:ins w:id="1437" w:author="Janina Nalagy" w:date="2026-04-16T17:28:00Z" w16du:dateUtc="2026-04-16T15:28:00Z">
        <w:r w:rsidRPr="00BB4A75">
          <w:rPr>
            <w:rFonts w:ascii="Times New Roman" w:eastAsia="Times New Roman" w:hAnsi="Times New Roman" w:cs="Times New Roman"/>
            <w:sz w:val="24"/>
            <w:szCs w:val="24"/>
            <w:lang w:val="pt-PT"/>
          </w:rPr>
          <w:t>apoio à preparação e validação de orçamentos realistas</w:t>
        </w:r>
      </w:ins>
    </w:p>
    <w:p w14:paraId="0000017A" w14:textId="140C928B" w:rsidR="00341B58" w:rsidRPr="005C188E" w:rsidDel="00BB4A75" w:rsidRDefault="00000000">
      <w:pPr>
        <w:numPr>
          <w:ilvl w:val="1"/>
          <w:numId w:val="69"/>
        </w:numPr>
        <w:rPr>
          <w:del w:id="1438" w:author="Janina Nalagy" w:date="2026-04-16T17:28:00Z" w16du:dateUtc="2026-04-16T15:28:00Z"/>
          <w:lang w:val="pt-PT"/>
          <w:rPrChange w:id="1439" w:author="Janina Nalagy" w:date="2026-04-16T17:18:00Z" w16du:dateUtc="2026-04-16T15:18:00Z">
            <w:rPr>
              <w:del w:id="1440" w:author="Janina Nalagy" w:date="2026-04-16T17:28:00Z" w16du:dateUtc="2026-04-16T15:28:00Z"/>
            </w:rPr>
          </w:rPrChange>
        </w:rPr>
      </w:pPr>
      <w:del w:id="1441" w:author="Janina Nalagy" w:date="2026-04-16T17:28:00Z" w16du:dateUtc="2026-04-16T15:28:00Z">
        <w:r w:rsidRPr="005C188E" w:rsidDel="00BB4A75">
          <w:rPr>
            <w:lang w:val="pt-PT"/>
            <w:rPrChange w:id="1442" w:author="Janina Nalagy" w:date="2026-04-16T17:18:00Z" w16du:dateUtc="2026-04-16T15:18:00Z">
              <w:rPr/>
            </w:rPrChange>
          </w:rPr>
          <w:delText>Analisamos documentação, quantidades, custos e execução para reduzir incerteza e proteger decisões de investimento.</w:delText>
        </w:r>
      </w:del>
    </w:p>
    <w:p w14:paraId="0000017B" w14:textId="67432A66" w:rsidR="00341B58" w:rsidRPr="005C188E" w:rsidDel="00BB4A75" w:rsidRDefault="00000000">
      <w:pPr>
        <w:numPr>
          <w:ilvl w:val="1"/>
          <w:numId w:val="69"/>
        </w:numPr>
        <w:rPr>
          <w:del w:id="1443" w:author="Janina Nalagy" w:date="2026-04-16T17:28:00Z" w16du:dateUtc="2026-04-16T15:28:00Z"/>
          <w:lang w:val="pt-PT"/>
          <w:rPrChange w:id="1444" w:author="Janina Nalagy" w:date="2026-04-16T17:18:00Z" w16du:dateUtc="2026-04-16T15:18:00Z">
            <w:rPr>
              <w:del w:id="1445" w:author="Janina Nalagy" w:date="2026-04-16T17:28:00Z" w16du:dateUtc="2026-04-16T15:28:00Z"/>
            </w:rPr>
          </w:rPrChange>
        </w:rPr>
      </w:pPr>
      <w:del w:id="1446" w:author="Janina Nalagy" w:date="2026-04-16T17:28:00Z" w16du:dateUtc="2026-04-16T15:28:00Z">
        <w:r w:rsidRPr="005C188E" w:rsidDel="00BB4A75">
          <w:rPr>
            <w:lang w:val="pt-PT"/>
            <w:rPrChange w:id="1447" w:author="Janina Nalagy" w:date="2026-04-16T17:18:00Z" w16du:dateUtc="2026-04-16T15:18:00Z">
              <w:rPr/>
            </w:rPrChange>
          </w:rPr>
          <w:delText>Due diligence técnica pré-aquisição</w:delText>
        </w:r>
      </w:del>
    </w:p>
    <w:p w14:paraId="0000017C" w14:textId="23F4970D" w:rsidR="00341B58" w:rsidRPr="005C188E" w:rsidDel="00BB4A75" w:rsidRDefault="00000000">
      <w:pPr>
        <w:numPr>
          <w:ilvl w:val="1"/>
          <w:numId w:val="69"/>
        </w:numPr>
        <w:rPr>
          <w:del w:id="1448" w:author="Janina Nalagy" w:date="2026-04-16T17:28:00Z" w16du:dateUtc="2026-04-16T15:28:00Z"/>
          <w:lang w:val="pt-PT"/>
          <w:rPrChange w:id="1449" w:author="Janina Nalagy" w:date="2026-04-16T17:18:00Z" w16du:dateUtc="2026-04-16T15:18:00Z">
            <w:rPr>
              <w:del w:id="1450" w:author="Janina Nalagy" w:date="2026-04-16T17:28:00Z" w16du:dateUtc="2026-04-16T15:28:00Z"/>
            </w:rPr>
          </w:rPrChange>
        </w:rPr>
      </w:pPr>
      <w:del w:id="1451" w:author="Janina Nalagy" w:date="2026-04-16T17:28:00Z" w16du:dateUtc="2026-04-16T15:28:00Z">
        <w:r w:rsidRPr="005C188E" w:rsidDel="00BB4A75">
          <w:rPr>
            <w:lang w:val="pt-PT"/>
            <w:rPrChange w:id="1452" w:author="Janina Nalagy" w:date="2026-04-16T17:18:00Z" w16du:dateUtc="2026-04-16T15:18:00Z">
              <w:rPr/>
            </w:rPrChange>
          </w:rPr>
          <w:delText>Levantamento quantitativo de materiais e volumes</w:delText>
        </w:r>
      </w:del>
    </w:p>
    <w:p w14:paraId="0000017D" w14:textId="16CC2DF5" w:rsidR="00341B58" w:rsidRPr="005C188E" w:rsidDel="00BB4A75" w:rsidRDefault="00000000">
      <w:pPr>
        <w:numPr>
          <w:ilvl w:val="1"/>
          <w:numId w:val="69"/>
        </w:numPr>
        <w:rPr>
          <w:del w:id="1453" w:author="Janina Nalagy" w:date="2026-04-16T17:28:00Z" w16du:dateUtc="2026-04-16T15:28:00Z"/>
          <w:lang w:val="pt-PT"/>
          <w:rPrChange w:id="1454" w:author="Janina Nalagy" w:date="2026-04-16T17:18:00Z" w16du:dateUtc="2026-04-16T15:18:00Z">
            <w:rPr>
              <w:del w:id="1455" w:author="Janina Nalagy" w:date="2026-04-16T17:28:00Z" w16du:dateUtc="2026-04-16T15:28:00Z"/>
            </w:rPr>
          </w:rPrChange>
        </w:rPr>
      </w:pPr>
      <w:del w:id="1456" w:author="Janina Nalagy" w:date="2026-04-16T17:28:00Z" w16du:dateUtc="2026-04-16T15:28:00Z">
        <w:r w:rsidRPr="005C188E" w:rsidDel="00BB4A75">
          <w:rPr>
            <w:lang w:val="pt-PT"/>
            <w:rPrChange w:id="1457" w:author="Janina Nalagy" w:date="2026-04-16T17:18:00Z" w16du:dateUtc="2026-04-16T15:18:00Z">
              <w:rPr/>
            </w:rPrChange>
          </w:rPr>
          <w:delText>Suporte a elaboração de orçamentos realistas</w:delText>
        </w:r>
      </w:del>
    </w:p>
    <w:p w14:paraId="0000017E" w14:textId="77777777" w:rsidR="00341B58" w:rsidRPr="005C188E" w:rsidRDefault="00000000">
      <w:pPr>
        <w:numPr>
          <w:ilvl w:val="0"/>
          <w:numId w:val="69"/>
        </w:numPr>
        <w:rPr>
          <w:lang w:val="pt-PT"/>
          <w:rPrChange w:id="1458" w:author="Janina Nalagy" w:date="2026-04-16T17:18:00Z" w16du:dateUtc="2026-04-16T15:18:00Z">
            <w:rPr/>
          </w:rPrChange>
        </w:rPr>
      </w:pPr>
      <w:r w:rsidRPr="005C188E">
        <w:rPr>
          <w:lang w:val="pt-PT"/>
          <w:rPrChange w:id="1459" w:author="Janina Nalagy" w:date="2026-04-16T17:18:00Z" w16du:dateUtc="2026-04-16T15:18:00Z">
            <w:rPr/>
          </w:rPrChange>
        </w:rPr>
        <w:t>Relatórios para Financiamento e Gestão Patrimonial</w:t>
      </w:r>
    </w:p>
    <w:p w14:paraId="0000017F" w14:textId="192F1AC8" w:rsidR="00341B58" w:rsidRPr="005C188E" w:rsidRDefault="00000000">
      <w:pPr>
        <w:numPr>
          <w:ilvl w:val="1"/>
          <w:numId w:val="69"/>
        </w:numPr>
        <w:rPr>
          <w:lang w:val="pt-PT"/>
          <w:rPrChange w:id="1460" w:author="Janina Nalagy" w:date="2026-04-16T17:18:00Z" w16du:dateUtc="2026-04-16T15:18:00Z">
            <w:rPr/>
          </w:rPrChange>
        </w:rPr>
      </w:pPr>
      <w:r w:rsidRPr="005C188E">
        <w:rPr>
          <w:lang w:val="pt-PT"/>
          <w:rPrChange w:id="1461" w:author="Janina Nalagy" w:date="2026-04-16T17:18:00Z" w16du:dateUtc="2026-04-16T15:18:00Z">
            <w:rPr/>
          </w:rPrChange>
        </w:rPr>
        <w:t xml:space="preserve">Produzimos relatórios de progresso e inventários técnicos que apoiam bancos, investidores e proprietários na gestão </w:t>
      </w:r>
      <w:del w:id="1462" w:author="Janina Nalagy" w:date="2026-04-16T17:29:00Z" w16du:dateUtc="2026-04-16T15:29:00Z">
        <w:r w:rsidRPr="005C188E" w:rsidDel="00BB4A75">
          <w:rPr>
            <w:lang w:val="pt-PT"/>
            <w:rPrChange w:id="1463" w:author="Janina Nalagy" w:date="2026-04-16T17:18:00Z" w16du:dateUtc="2026-04-16T15:18:00Z">
              <w:rPr/>
            </w:rPrChange>
          </w:rPr>
          <w:delText>dos seus activos.</w:delText>
        </w:r>
      </w:del>
      <w:ins w:id="1464" w:author="Janina Nalagy" w:date="2026-04-16T17:29:00Z" w16du:dateUtc="2026-04-16T15:29:00Z">
        <w:r w:rsidR="00BB4A75">
          <w:rPr>
            <w:lang w:val="pt-PT"/>
          </w:rPr>
          <w:t xml:space="preserve">, </w:t>
        </w:r>
      </w:ins>
      <w:proofErr w:type="spellStart"/>
      <w:ins w:id="1465" w:author="Janina Nalagy" w:date="2026-04-16T17:29:00Z">
        <w:r w:rsidR="00BB4A75" w:rsidRPr="00BB4A75">
          <w:t>acompanhamento</w:t>
        </w:r>
        <w:proofErr w:type="spellEnd"/>
        <w:r w:rsidR="00BB4A75" w:rsidRPr="00BB4A75">
          <w:t xml:space="preserve"> e </w:t>
        </w:r>
        <w:proofErr w:type="spellStart"/>
        <w:r w:rsidR="00BB4A75" w:rsidRPr="00BB4A75">
          <w:t>valorização</w:t>
        </w:r>
        <w:proofErr w:type="spellEnd"/>
        <w:r w:rsidR="00BB4A75" w:rsidRPr="00BB4A75">
          <w:t xml:space="preserve"> dos </w:t>
        </w:r>
        <w:proofErr w:type="spellStart"/>
        <w:r w:rsidR="00BB4A75" w:rsidRPr="00BB4A75">
          <w:t>seus</w:t>
        </w:r>
        <w:proofErr w:type="spellEnd"/>
        <w:r w:rsidR="00BB4A75" w:rsidRPr="00BB4A75">
          <w:t xml:space="preserve"> </w:t>
        </w:r>
        <w:proofErr w:type="spellStart"/>
        <w:r w:rsidR="00BB4A75" w:rsidRPr="00BB4A75">
          <w:t>activos</w:t>
        </w:r>
        <w:proofErr w:type="spellEnd"/>
        <w:r w:rsidR="00BB4A75" w:rsidRPr="00BB4A75">
          <w:t>.</w:t>
        </w:r>
      </w:ins>
    </w:p>
    <w:p w14:paraId="00000180" w14:textId="4607975D" w:rsidR="00341B58" w:rsidRPr="005C188E" w:rsidRDefault="00000000">
      <w:pPr>
        <w:numPr>
          <w:ilvl w:val="1"/>
          <w:numId w:val="69"/>
        </w:numPr>
        <w:rPr>
          <w:lang w:val="pt-PT"/>
          <w:rPrChange w:id="1466" w:author="Janina Nalagy" w:date="2026-04-16T17:18:00Z" w16du:dateUtc="2026-04-16T15:18:00Z">
            <w:rPr/>
          </w:rPrChange>
        </w:rPr>
      </w:pPr>
      <w:r w:rsidRPr="005C188E">
        <w:rPr>
          <w:lang w:val="pt-PT"/>
          <w:rPrChange w:id="1467" w:author="Janina Nalagy" w:date="2026-04-16T17:18:00Z" w16du:dateUtc="2026-04-16T15:18:00Z">
            <w:rPr/>
          </w:rPrChange>
        </w:rPr>
        <w:t xml:space="preserve">Vistorias de obra para </w:t>
      </w:r>
      <w:ins w:id="1468" w:author="Janina Nalagy" w:date="2026-04-16T17:29:00Z" w16du:dateUtc="2026-04-16T15:29:00Z">
        <w:r w:rsidR="00BB4A75">
          <w:rPr>
            <w:lang w:val="pt-PT"/>
          </w:rPr>
          <w:t xml:space="preserve">efeitos de </w:t>
        </w:r>
      </w:ins>
      <w:r w:rsidRPr="005C188E">
        <w:rPr>
          <w:lang w:val="pt-PT"/>
          <w:rPrChange w:id="1469" w:author="Janina Nalagy" w:date="2026-04-16T17:18:00Z" w16du:dateUtc="2026-04-16T15:18:00Z">
            <w:rPr/>
          </w:rPrChange>
        </w:rPr>
        <w:t>financiamento</w:t>
      </w:r>
    </w:p>
    <w:p w14:paraId="00000181" w14:textId="52673277" w:rsidR="00341B58" w:rsidRPr="005C188E" w:rsidRDefault="00000000">
      <w:pPr>
        <w:numPr>
          <w:ilvl w:val="1"/>
          <w:numId w:val="69"/>
        </w:numPr>
        <w:rPr>
          <w:lang w:val="pt-PT"/>
          <w:rPrChange w:id="1470" w:author="Janina Nalagy" w:date="2026-04-16T17:18:00Z" w16du:dateUtc="2026-04-16T15:18:00Z">
            <w:rPr/>
          </w:rPrChange>
        </w:rPr>
      </w:pPr>
      <w:r w:rsidRPr="005C188E">
        <w:rPr>
          <w:lang w:val="pt-PT"/>
          <w:rPrChange w:id="1471" w:author="Janina Nalagy" w:date="2026-04-16T17:18:00Z" w16du:dateUtc="2026-04-16T15:18:00Z">
            <w:rPr/>
          </w:rPrChange>
        </w:rPr>
        <w:t>Relatórios de progresso</w:t>
      </w:r>
      <w:ins w:id="1472" w:author="Janina Nalagy" w:date="2026-04-16T17:29:00Z" w16du:dateUtc="2026-04-16T15:29:00Z">
        <w:r w:rsidR="00BB4A75">
          <w:rPr>
            <w:lang w:val="pt-PT"/>
          </w:rPr>
          <w:t xml:space="preserve"> físico e controlo de</w:t>
        </w:r>
      </w:ins>
      <w:del w:id="1473" w:author="Janina Nalagy" w:date="2026-04-16T17:29:00Z" w16du:dateUtc="2026-04-16T15:29:00Z">
        <w:r w:rsidRPr="005C188E" w:rsidDel="00BB4A75">
          <w:rPr>
            <w:lang w:val="pt-PT"/>
            <w:rPrChange w:id="1474" w:author="Janina Nalagy" w:date="2026-04-16T17:18:00Z" w16du:dateUtc="2026-04-16T15:18:00Z">
              <w:rPr/>
            </w:rPrChange>
          </w:rPr>
          <w:delText xml:space="preserve"> e</w:delText>
        </w:r>
      </w:del>
      <w:r w:rsidRPr="005C188E">
        <w:rPr>
          <w:lang w:val="pt-PT"/>
          <w:rPrChange w:id="1475" w:author="Janina Nalagy" w:date="2026-04-16T17:18:00Z" w16du:dateUtc="2026-04-16T15:18:00Z">
            <w:rPr/>
          </w:rPrChange>
        </w:rPr>
        <w:t xml:space="preserve"> qualidade</w:t>
      </w:r>
    </w:p>
    <w:p w14:paraId="00000182" w14:textId="24A95D95" w:rsidR="00341B58" w:rsidRPr="005C188E" w:rsidRDefault="00000000">
      <w:pPr>
        <w:numPr>
          <w:ilvl w:val="1"/>
          <w:numId w:val="69"/>
        </w:numPr>
        <w:rPr>
          <w:lang w:val="pt-PT"/>
          <w:rPrChange w:id="1476" w:author="Janina Nalagy" w:date="2026-04-16T17:18:00Z" w16du:dateUtc="2026-04-16T15:18:00Z">
            <w:rPr/>
          </w:rPrChange>
        </w:rPr>
      </w:pPr>
      <w:r w:rsidRPr="005C188E">
        <w:rPr>
          <w:lang w:val="pt-PT"/>
          <w:rPrChange w:id="1477" w:author="Janina Nalagy" w:date="2026-04-16T17:18:00Z" w16du:dateUtc="2026-04-16T15:18:00Z">
            <w:rPr/>
          </w:rPrChange>
        </w:rPr>
        <w:t xml:space="preserve">Levantamento </w:t>
      </w:r>
      <w:ins w:id="1478" w:author="Janina Nalagy" w:date="2026-04-16T17:30:00Z" w16du:dateUtc="2026-04-16T15:30:00Z">
        <w:r w:rsidR="00BB4A75">
          <w:rPr>
            <w:lang w:val="pt-PT"/>
          </w:rPr>
          <w:t xml:space="preserve">técnico </w:t>
        </w:r>
      </w:ins>
      <w:r w:rsidRPr="005C188E">
        <w:rPr>
          <w:lang w:val="pt-PT"/>
          <w:rPrChange w:id="1479" w:author="Janina Nalagy" w:date="2026-04-16T17:18:00Z" w16du:dateUtc="2026-04-16T15:18:00Z">
            <w:rPr/>
          </w:rPrChange>
        </w:rPr>
        <w:t xml:space="preserve">patrimonial detalhado de </w:t>
      </w:r>
      <w:del w:id="1480" w:author="Janina Nalagy" w:date="2026-04-16T17:30:00Z" w16du:dateUtc="2026-04-16T15:30:00Z">
        <w:r w:rsidRPr="005C188E" w:rsidDel="00BB4A75">
          <w:rPr>
            <w:lang w:val="pt-PT"/>
            <w:rPrChange w:id="1481" w:author="Janina Nalagy" w:date="2026-04-16T17:18:00Z" w16du:dateUtc="2026-04-16T15:18:00Z">
              <w:rPr/>
            </w:rPrChange>
          </w:rPr>
          <w:delText>edificios</w:delText>
        </w:r>
      </w:del>
      <w:ins w:id="1482" w:author="Janina Nalagy" w:date="2026-04-16T17:30:00Z" w16du:dateUtc="2026-04-16T15:30:00Z">
        <w:r w:rsidR="00BB4A75" w:rsidRPr="00BB4A75">
          <w:rPr>
            <w:lang w:val="pt-PT"/>
          </w:rPr>
          <w:t>edifícios</w:t>
        </w:r>
      </w:ins>
    </w:p>
    <w:p w14:paraId="00000183" w14:textId="77777777" w:rsidR="00341B58" w:rsidRPr="005C188E" w:rsidRDefault="00000000">
      <w:pPr>
        <w:pStyle w:val="Ttulo4"/>
        <w:rPr>
          <w:lang w:val="pt-PT"/>
          <w:rPrChange w:id="1483" w:author="Janina Nalagy" w:date="2026-04-16T17:18:00Z" w16du:dateUtc="2026-04-16T15:18:00Z">
            <w:rPr/>
          </w:rPrChange>
        </w:rPr>
      </w:pPr>
      <w:bookmarkStart w:id="1484" w:name="_erfug2q88cs0" w:colFirst="0" w:colLast="0"/>
      <w:bookmarkEnd w:id="1484"/>
      <w:r w:rsidRPr="005C188E">
        <w:rPr>
          <w:lang w:val="pt-PT"/>
          <w:rPrChange w:id="1485" w:author="Janina Nalagy" w:date="2026-04-16T17:18:00Z" w16du:dateUtc="2026-04-16T15:18:00Z">
            <w:rPr/>
          </w:rPrChange>
        </w:rPr>
        <w:t>Processo</w:t>
      </w:r>
    </w:p>
    <w:p w14:paraId="00000184" w14:textId="77777777" w:rsidR="00341B58" w:rsidRPr="005C188E" w:rsidRDefault="00000000">
      <w:pPr>
        <w:numPr>
          <w:ilvl w:val="0"/>
          <w:numId w:val="27"/>
        </w:numPr>
        <w:rPr>
          <w:lang w:val="pt-PT"/>
          <w:rPrChange w:id="1486" w:author="Janina Nalagy" w:date="2026-04-16T17:18:00Z" w16du:dateUtc="2026-04-16T15:18:00Z">
            <w:rPr/>
          </w:rPrChange>
        </w:rPr>
      </w:pPr>
      <w:r w:rsidRPr="005C188E">
        <w:rPr>
          <w:lang w:val="pt-PT"/>
          <w:rPrChange w:id="1487" w:author="Janina Nalagy" w:date="2026-04-16T17:18:00Z" w16du:dateUtc="2026-04-16T15:18:00Z">
            <w:rPr/>
          </w:rPrChange>
        </w:rPr>
        <w:t>3 Etapas do Nosso Acompanhamento</w:t>
      </w:r>
    </w:p>
    <w:p w14:paraId="00000185" w14:textId="162E4C9E" w:rsidR="00341B58" w:rsidRPr="005C188E" w:rsidRDefault="00000000">
      <w:pPr>
        <w:numPr>
          <w:ilvl w:val="0"/>
          <w:numId w:val="27"/>
        </w:numPr>
        <w:rPr>
          <w:lang w:val="pt-PT"/>
          <w:rPrChange w:id="1488" w:author="Janina Nalagy" w:date="2026-04-16T17:18:00Z" w16du:dateUtc="2026-04-16T15:18:00Z">
            <w:rPr/>
          </w:rPrChange>
        </w:rPr>
      </w:pPr>
      <w:r w:rsidRPr="005C188E">
        <w:rPr>
          <w:lang w:val="pt-PT"/>
          <w:rPrChange w:id="1489" w:author="Janina Nalagy" w:date="2026-04-16T17:18:00Z" w16du:dateUtc="2026-04-16T15:18:00Z">
            <w:rPr/>
          </w:rPrChange>
        </w:rPr>
        <w:t>Cada peritagem é conduzida com método, evidência e clareza, para que o cliente compreenda o estado real do activo e os riscos associados</w:t>
      </w:r>
      <w:ins w:id="1490" w:author="Janina Nalagy" w:date="2026-04-16T17:30:00Z" w16du:dateUtc="2026-04-16T15:30:00Z">
        <w:r w:rsidR="00BB4A75">
          <w:rPr>
            <w:lang w:val="pt-PT"/>
          </w:rPr>
          <w:t xml:space="preserve"> </w:t>
        </w:r>
      </w:ins>
      <w:ins w:id="1491" w:author="Janina Nalagy" w:date="2026-04-16T17:30:00Z">
        <w:r w:rsidR="00BB4A75" w:rsidRPr="00BB4A75">
          <w:rPr>
            <w:lang w:val="pt-PT"/>
            <w:rPrChange w:id="1492" w:author="Janina Nalagy" w:date="2026-04-16T17:31:00Z" w16du:dateUtc="2026-04-16T15:31:00Z">
              <w:rPr/>
            </w:rPrChange>
          </w:rPr>
          <w:t>e as implicações técnicas da decisão a tomar</w:t>
        </w:r>
      </w:ins>
      <w:r w:rsidRPr="005C188E">
        <w:rPr>
          <w:lang w:val="pt-PT"/>
          <w:rPrChange w:id="1493" w:author="Janina Nalagy" w:date="2026-04-16T17:18:00Z" w16du:dateUtc="2026-04-16T15:18:00Z">
            <w:rPr/>
          </w:rPrChange>
        </w:rPr>
        <w:t>.</w:t>
      </w:r>
    </w:p>
    <w:p w14:paraId="00000186" w14:textId="77777777" w:rsidR="00341B58" w:rsidRPr="005C188E" w:rsidRDefault="00000000">
      <w:pPr>
        <w:numPr>
          <w:ilvl w:val="0"/>
          <w:numId w:val="68"/>
        </w:numPr>
        <w:rPr>
          <w:lang w:val="pt-PT"/>
          <w:rPrChange w:id="1494" w:author="Janina Nalagy" w:date="2026-04-16T17:18:00Z" w16du:dateUtc="2026-04-16T15:18:00Z">
            <w:rPr/>
          </w:rPrChange>
        </w:rPr>
      </w:pPr>
      <w:r w:rsidRPr="005C188E">
        <w:rPr>
          <w:lang w:val="pt-PT"/>
          <w:rPrChange w:id="1495" w:author="Janina Nalagy" w:date="2026-04-16T17:18:00Z" w16du:dateUtc="2026-04-16T15:18:00Z">
            <w:rPr/>
          </w:rPrChange>
        </w:rPr>
        <w:t>Vistoria e levantamento</w:t>
      </w:r>
    </w:p>
    <w:p w14:paraId="00000187" w14:textId="72D0E5BD" w:rsidR="00341B58" w:rsidRPr="005C188E" w:rsidRDefault="00BB4A75">
      <w:pPr>
        <w:numPr>
          <w:ilvl w:val="1"/>
          <w:numId w:val="68"/>
        </w:numPr>
        <w:rPr>
          <w:lang w:val="pt-PT"/>
          <w:rPrChange w:id="1496" w:author="Janina Nalagy" w:date="2026-04-16T17:18:00Z" w16du:dateUtc="2026-04-16T15:18:00Z">
            <w:rPr/>
          </w:rPrChange>
        </w:rPr>
      </w:pPr>
      <w:ins w:id="1497" w:author="Janina Nalagy" w:date="2026-04-16T17:31:00Z">
        <w:r w:rsidRPr="00BB4A75">
          <w:rPr>
            <w:lang w:val="pt-PT"/>
            <w:rPrChange w:id="1498" w:author="Janina Nalagy" w:date="2026-04-16T17:31:00Z" w16du:dateUtc="2026-04-16T15:31:00Z">
              <w:rPr/>
            </w:rPrChange>
          </w:rPr>
          <w:t>Procedemos à recolha de informação em campo, incluindo observação directa, registo fotográfico, medições e recolha de elementos documentais necessários à análise técnica.</w:t>
        </w:r>
      </w:ins>
      <w:ins w:id="1499" w:author="Janina Nalagy" w:date="2026-04-16T17:31:00Z" w16du:dateUtc="2026-04-16T15:31:00Z">
        <w:r w:rsidRPr="00BB4A75">
          <w:rPr>
            <w:lang w:val="pt-PT"/>
            <w:rPrChange w:id="1500" w:author="Janina Nalagy" w:date="2026-04-16T17:31:00Z" w16du:dateUtc="2026-04-16T15:31:00Z">
              <w:rPr/>
            </w:rPrChange>
          </w:rPr>
          <w:t xml:space="preserve">  </w:t>
        </w:r>
      </w:ins>
      <w:del w:id="1501" w:author="Janina Nalagy" w:date="2026-04-16T17:31:00Z" w16du:dateUtc="2026-04-16T15:31:00Z">
        <w:r w:rsidR="00000000" w:rsidRPr="005C188E" w:rsidDel="00BB4A75">
          <w:rPr>
            <w:lang w:val="pt-PT"/>
            <w:rPrChange w:id="1502" w:author="Janina Nalagy" w:date="2026-04-16T17:18:00Z" w16du:dateUtc="2026-04-16T15:18:00Z">
              <w:rPr/>
            </w:rPrChange>
          </w:rPr>
          <w:delText>Recolhemos dados em campo, imagens, medições e elementos documentais necessários ao diagnóstico técnico.</w:delText>
        </w:r>
      </w:del>
    </w:p>
    <w:p w14:paraId="00000188" w14:textId="77777777" w:rsidR="00341B58" w:rsidRPr="005C188E" w:rsidRDefault="00000000">
      <w:pPr>
        <w:numPr>
          <w:ilvl w:val="0"/>
          <w:numId w:val="68"/>
        </w:numPr>
        <w:rPr>
          <w:lang w:val="pt-PT"/>
          <w:rPrChange w:id="1503" w:author="Janina Nalagy" w:date="2026-04-16T17:18:00Z" w16du:dateUtc="2026-04-16T15:18:00Z">
            <w:rPr/>
          </w:rPrChange>
        </w:rPr>
      </w:pPr>
      <w:r w:rsidRPr="005C188E">
        <w:rPr>
          <w:lang w:val="pt-PT"/>
          <w:rPrChange w:id="1504" w:author="Janina Nalagy" w:date="2026-04-16T17:18:00Z" w16du:dateUtc="2026-04-16T15:18:00Z">
            <w:rPr/>
          </w:rPrChange>
        </w:rPr>
        <w:lastRenderedPageBreak/>
        <w:t>Diagnostico e validação</w:t>
      </w:r>
    </w:p>
    <w:p w14:paraId="00000189" w14:textId="2971C25E" w:rsidR="00341B58" w:rsidRPr="005C188E" w:rsidRDefault="00000000">
      <w:pPr>
        <w:numPr>
          <w:ilvl w:val="1"/>
          <w:numId w:val="68"/>
        </w:numPr>
        <w:rPr>
          <w:lang w:val="pt-PT"/>
          <w:rPrChange w:id="1505" w:author="Janina Nalagy" w:date="2026-04-16T17:18:00Z" w16du:dateUtc="2026-04-16T15:18:00Z">
            <w:rPr/>
          </w:rPrChange>
        </w:rPr>
      </w:pPr>
      <w:r w:rsidRPr="005C188E">
        <w:rPr>
          <w:lang w:val="pt-PT"/>
          <w:rPrChange w:id="1506" w:author="Janina Nalagy" w:date="2026-04-16T17:18:00Z" w16du:dateUtc="2026-04-16T15:18:00Z">
            <w:rPr/>
          </w:rPrChange>
        </w:rPr>
        <w:t>Analisamos anomalias, conformidade, custos e implicações técnicas com base em critérios objectivos</w:t>
      </w:r>
      <w:ins w:id="1507" w:author="Janina Nalagy" w:date="2026-04-16T17:31:00Z" w16du:dateUtc="2026-04-16T15:31:00Z">
        <w:r w:rsidR="00BB4A75">
          <w:rPr>
            <w:lang w:val="pt-PT"/>
          </w:rPr>
          <w:t xml:space="preserve"> e </w:t>
        </w:r>
      </w:ins>
      <w:ins w:id="1508" w:author="Janina Nalagy" w:date="2026-04-16T17:31:00Z">
        <w:r w:rsidR="00BB4A75" w:rsidRPr="00BB4A75">
          <w:rPr>
            <w:lang w:val="pt-PT"/>
            <w:rPrChange w:id="1509" w:author="Janina Nalagy" w:date="2026-04-16T17:31:00Z" w16du:dateUtc="2026-04-16T15:31:00Z">
              <w:rPr/>
            </w:rPrChange>
          </w:rPr>
          <w:t>enquadramento adequado ao tipo de activo e à finalidade da peritagem.</w:t>
        </w:r>
      </w:ins>
      <w:r w:rsidRPr="005C188E">
        <w:rPr>
          <w:lang w:val="pt-PT"/>
          <w:rPrChange w:id="1510" w:author="Janina Nalagy" w:date="2026-04-16T17:18:00Z" w16du:dateUtc="2026-04-16T15:18:00Z">
            <w:rPr/>
          </w:rPrChange>
        </w:rPr>
        <w:t>.</w:t>
      </w:r>
    </w:p>
    <w:p w14:paraId="0000018A" w14:textId="77777777" w:rsidR="00341B58" w:rsidRPr="005C188E" w:rsidRDefault="00000000">
      <w:pPr>
        <w:numPr>
          <w:ilvl w:val="0"/>
          <w:numId w:val="68"/>
        </w:numPr>
        <w:rPr>
          <w:lang w:val="pt-PT"/>
          <w:rPrChange w:id="1511" w:author="Janina Nalagy" w:date="2026-04-16T17:18:00Z" w16du:dateUtc="2026-04-16T15:18:00Z">
            <w:rPr/>
          </w:rPrChange>
        </w:rPr>
      </w:pPr>
      <w:r w:rsidRPr="005C188E">
        <w:rPr>
          <w:lang w:val="pt-PT"/>
          <w:rPrChange w:id="1512" w:author="Janina Nalagy" w:date="2026-04-16T17:18:00Z" w16du:dateUtc="2026-04-16T15:18:00Z">
            <w:rPr/>
          </w:rPrChange>
        </w:rPr>
        <w:t>Relatório e recomendações</w:t>
      </w:r>
    </w:p>
    <w:p w14:paraId="0000018B" w14:textId="7058B5FC" w:rsidR="00341B58" w:rsidRPr="005C188E" w:rsidRDefault="00000000">
      <w:pPr>
        <w:numPr>
          <w:ilvl w:val="1"/>
          <w:numId w:val="68"/>
        </w:numPr>
        <w:rPr>
          <w:lang w:val="pt-PT"/>
          <w:rPrChange w:id="1513" w:author="Janina Nalagy" w:date="2026-04-16T17:18:00Z" w16du:dateUtc="2026-04-16T15:18:00Z">
            <w:rPr/>
          </w:rPrChange>
        </w:rPr>
      </w:pPr>
      <w:r w:rsidRPr="005C188E">
        <w:rPr>
          <w:lang w:val="pt-PT"/>
          <w:rPrChange w:id="1514" w:author="Janina Nalagy" w:date="2026-04-16T17:18:00Z" w16du:dateUtc="2026-04-16T15:18:00Z">
            <w:rPr/>
          </w:rPrChange>
        </w:rPr>
        <w:t xml:space="preserve">Entregamos </w:t>
      </w:r>
      <w:proofErr w:type="spellStart"/>
      <w:r w:rsidRPr="005C188E">
        <w:rPr>
          <w:lang w:val="pt-PT"/>
          <w:rPrChange w:id="1515" w:author="Janina Nalagy" w:date="2026-04-16T17:18:00Z" w16du:dateUtc="2026-04-16T15:18:00Z">
            <w:rPr/>
          </w:rPrChange>
        </w:rPr>
        <w:t>conclusoes</w:t>
      </w:r>
      <w:proofErr w:type="spellEnd"/>
      <w:r w:rsidRPr="005C188E">
        <w:rPr>
          <w:lang w:val="pt-PT"/>
          <w:rPrChange w:id="1516" w:author="Janina Nalagy" w:date="2026-04-16T17:18:00Z" w16du:dateUtc="2026-04-16T15:18:00Z">
            <w:rPr/>
          </w:rPrChange>
        </w:rPr>
        <w:t xml:space="preserve"> claras, prioridades de intervenção e elementos úteis para negociação, manutenção ou financiamento</w:t>
      </w:r>
      <w:ins w:id="1517" w:author="Janina Nalagy" w:date="2026-04-16T17:32:00Z" w16du:dateUtc="2026-04-16T15:32:00Z">
        <w:r w:rsidR="00BB4A75">
          <w:rPr>
            <w:lang w:val="pt-PT"/>
          </w:rPr>
          <w:t xml:space="preserve"> </w:t>
        </w:r>
      </w:ins>
      <w:ins w:id="1518" w:author="Janina Nalagy" w:date="2026-04-16T17:32:00Z">
        <w:r w:rsidR="00BB4A75" w:rsidRPr="00BB4A75">
          <w:rPr>
            <w:lang w:val="pt-PT"/>
            <w:rPrChange w:id="1519" w:author="Janina Nalagy" w:date="2026-04-16T17:32:00Z" w16du:dateUtc="2026-04-16T15:32:00Z">
              <w:rPr/>
            </w:rPrChange>
          </w:rPr>
          <w:t>ou reabilitação</w:t>
        </w:r>
      </w:ins>
      <w:r w:rsidRPr="005C188E">
        <w:rPr>
          <w:lang w:val="pt-PT"/>
          <w:rPrChange w:id="1520" w:author="Janina Nalagy" w:date="2026-04-16T17:18:00Z" w16du:dateUtc="2026-04-16T15:18:00Z">
            <w:rPr/>
          </w:rPrChange>
        </w:rPr>
        <w:t>.</w:t>
      </w:r>
    </w:p>
    <w:p w14:paraId="0000018C" w14:textId="77777777" w:rsidR="00341B58" w:rsidRPr="005C188E" w:rsidRDefault="00000000">
      <w:pPr>
        <w:pStyle w:val="Ttulo4"/>
        <w:rPr>
          <w:lang w:val="pt-PT"/>
          <w:rPrChange w:id="1521" w:author="Janina Nalagy" w:date="2026-04-16T17:18:00Z" w16du:dateUtc="2026-04-16T15:18:00Z">
            <w:rPr/>
          </w:rPrChange>
        </w:rPr>
      </w:pPr>
      <w:bookmarkStart w:id="1522" w:name="_rygldoy29mz2" w:colFirst="0" w:colLast="0"/>
      <w:bookmarkEnd w:id="1522"/>
      <w:r w:rsidRPr="005C188E">
        <w:rPr>
          <w:lang w:val="pt-PT"/>
          <w:rPrChange w:id="1523" w:author="Janina Nalagy" w:date="2026-04-16T17:18:00Z" w16du:dateUtc="2026-04-16T15:18:00Z">
            <w:rPr/>
          </w:rPrChange>
        </w:rPr>
        <w:t>Por que escolher a REC?</w:t>
      </w:r>
    </w:p>
    <w:p w14:paraId="0000018D" w14:textId="77777777" w:rsidR="00341B58" w:rsidRPr="005C188E" w:rsidRDefault="00000000">
      <w:pPr>
        <w:numPr>
          <w:ilvl w:val="0"/>
          <w:numId w:val="64"/>
        </w:numPr>
        <w:rPr>
          <w:lang w:val="pt-PT"/>
          <w:rPrChange w:id="1524" w:author="Janina Nalagy" w:date="2026-04-16T17:18:00Z" w16du:dateUtc="2026-04-16T15:18:00Z">
            <w:rPr/>
          </w:rPrChange>
        </w:rPr>
      </w:pPr>
      <w:r w:rsidRPr="005C188E">
        <w:rPr>
          <w:lang w:val="pt-PT"/>
          <w:rPrChange w:id="1525" w:author="Janina Nalagy" w:date="2026-04-16T17:18:00Z" w16du:dateUtc="2026-04-16T15:18:00Z">
            <w:rPr/>
          </w:rPrChange>
        </w:rPr>
        <w:t>Por que escolher a REC?</w:t>
      </w:r>
    </w:p>
    <w:p w14:paraId="0000018E" w14:textId="77777777" w:rsidR="00341B58" w:rsidRPr="005C188E" w:rsidRDefault="00000000">
      <w:pPr>
        <w:numPr>
          <w:ilvl w:val="0"/>
          <w:numId w:val="60"/>
        </w:numPr>
        <w:rPr>
          <w:lang w:val="pt-PT"/>
          <w:rPrChange w:id="1526" w:author="Janina Nalagy" w:date="2026-04-16T17:18:00Z" w16du:dateUtc="2026-04-16T15:18:00Z">
            <w:rPr/>
          </w:rPrChange>
        </w:rPr>
      </w:pPr>
      <w:r w:rsidRPr="005C188E">
        <w:rPr>
          <w:lang w:val="pt-PT"/>
          <w:rPrChange w:id="1527" w:author="Janina Nalagy" w:date="2026-04-16T17:18:00Z" w16du:dateUtc="2026-04-16T15:18:00Z">
            <w:rPr/>
          </w:rPrChange>
        </w:rPr>
        <w:t>Diagnostico preciso</w:t>
      </w:r>
    </w:p>
    <w:p w14:paraId="0000018F" w14:textId="49A5661D" w:rsidR="00341B58" w:rsidRPr="005C188E" w:rsidDel="00BB4A75" w:rsidRDefault="00BB4A75">
      <w:pPr>
        <w:numPr>
          <w:ilvl w:val="1"/>
          <w:numId w:val="60"/>
        </w:numPr>
        <w:rPr>
          <w:del w:id="1528" w:author="Janina Nalagy" w:date="2026-04-16T17:32:00Z" w16du:dateUtc="2026-04-16T15:32:00Z"/>
          <w:lang w:val="pt-PT"/>
          <w:rPrChange w:id="1529" w:author="Janina Nalagy" w:date="2026-04-16T17:18:00Z" w16du:dateUtc="2026-04-16T15:18:00Z">
            <w:rPr>
              <w:del w:id="1530" w:author="Janina Nalagy" w:date="2026-04-16T17:32:00Z" w16du:dateUtc="2026-04-16T15:32:00Z"/>
            </w:rPr>
          </w:rPrChange>
        </w:rPr>
      </w:pPr>
      <w:ins w:id="1531" w:author="Janina Nalagy" w:date="2026-04-16T17:32:00Z">
        <w:r w:rsidRPr="00BB4A75">
          <w:rPr>
            <w:lang w:val="pt-PT"/>
            <w:rPrChange w:id="1532" w:author="Janina Nalagy" w:date="2026-04-16T17:33:00Z" w16du:dateUtc="2026-04-16T15:33:00Z">
              <w:rPr/>
            </w:rPrChange>
          </w:rPr>
          <w:t xml:space="preserve">Avaliamos cada activo com profundidade técnica e sentido crítico, reduzindo incertezas e permitindo antecipar necessidades de </w:t>
        </w:r>
        <w:proofErr w:type="spellStart"/>
        <w:r w:rsidRPr="00BB4A75">
          <w:rPr>
            <w:lang w:val="pt-PT"/>
            <w:rPrChange w:id="1533" w:author="Janina Nalagy" w:date="2026-04-16T17:33:00Z" w16du:dateUtc="2026-04-16T15:33:00Z">
              <w:rPr/>
            </w:rPrChange>
          </w:rPr>
          <w:t>intervenção.</w:t>
        </w:r>
      </w:ins>
      <w:del w:id="1534" w:author="Janina Nalagy" w:date="2026-04-16T17:32:00Z" w16du:dateUtc="2026-04-16T15:32:00Z">
        <w:r w:rsidR="00000000" w:rsidRPr="005C188E" w:rsidDel="00BB4A75">
          <w:rPr>
            <w:lang w:val="pt-PT"/>
            <w:rPrChange w:id="1535" w:author="Janina Nalagy" w:date="2026-04-16T17:18:00Z" w16du:dateUtc="2026-04-16T15:18:00Z">
              <w:rPr/>
            </w:rPrChange>
          </w:rPr>
          <w:delText>Avaliamos o activo com profundidade técnica para reduzir incerteza e antecipar necessidades de intervenção.</w:delText>
        </w:r>
      </w:del>
    </w:p>
    <w:p w14:paraId="00000190" w14:textId="77777777" w:rsidR="00341B58" w:rsidRPr="005C188E" w:rsidRDefault="00000000">
      <w:pPr>
        <w:numPr>
          <w:ilvl w:val="0"/>
          <w:numId w:val="60"/>
        </w:numPr>
        <w:rPr>
          <w:lang w:val="pt-PT"/>
          <w:rPrChange w:id="1536" w:author="Janina Nalagy" w:date="2026-04-16T17:18:00Z" w16du:dateUtc="2026-04-16T15:18:00Z">
            <w:rPr/>
          </w:rPrChange>
        </w:rPr>
      </w:pPr>
      <w:r w:rsidRPr="005C188E">
        <w:rPr>
          <w:lang w:val="pt-PT"/>
          <w:rPrChange w:id="1537" w:author="Janina Nalagy" w:date="2026-04-16T17:18:00Z" w16du:dateUtc="2026-04-16T15:18:00Z">
            <w:rPr/>
          </w:rPrChange>
        </w:rPr>
        <w:t>Relatórios</w:t>
      </w:r>
      <w:proofErr w:type="spellEnd"/>
      <w:r w:rsidRPr="005C188E">
        <w:rPr>
          <w:lang w:val="pt-PT"/>
          <w:rPrChange w:id="1538" w:author="Janina Nalagy" w:date="2026-04-16T17:18:00Z" w16du:dateUtc="2026-04-16T15:18:00Z">
            <w:rPr/>
          </w:rPrChange>
        </w:rPr>
        <w:t xml:space="preserve"> claros</w:t>
      </w:r>
    </w:p>
    <w:p w14:paraId="00000191" w14:textId="2381A46E" w:rsidR="00341B58" w:rsidRPr="005C188E" w:rsidDel="00BB4A75" w:rsidRDefault="00BB4A75">
      <w:pPr>
        <w:numPr>
          <w:ilvl w:val="1"/>
          <w:numId w:val="60"/>
        </w:numPr>
        <w:rPr>
          <w:del w:id="1539" w:author="Janina Nalagy" w:date="2026-04-16T17:32:00Z" w16du:dateUtc="2026-04-16T15:32:00Z"/>
          <w:lang w:val="pt-PT"/>
          <w:rPrChange w:id="1540" w:author="Janina Nalagy" w:date="2026-04-16T17:18:00Z" w16du:dateUtc="2026-04-16T15:18:00Z">
            <w:rPr>
              <w:del w:id="1541" w:author="Janina Nalagy" w:date="2026-04-16T17:32:00Z" w16du:dateUtc="2026-04-16T15:32:00Z"/>
            </w:rPr>
          </w:rPrChange>
        </w:rPr>
      </w:pPr>
      <w:ins w:id="1542" w:author="Janina Nalagy" w:date="2026-04-16T17:32:00Z">
        <w:r w:rsidRPr="00BB4A75">
          <w:rPr>
            <w:lang w:val="pt-PT"/>
            <w:rPrChange w:id="1543" w:author="Janina Nalagy" w:date="2026-04-16T17:33:00Z" w16du:dateUtc="2026-04-16T15:33:00Z">
              <w:rPr/>
            </w:rPrChange>
          </w:rPr>
          <w:t xml:space="preserve">Transformamos informação técnica complexa em conclusões objectivas, estruturadas e úteis para clientes, bancos, investidores, seguradoras e equipas </w:t>
        </w:r>
        <w:proofErr w:type="spellStart"/>
        <w:r w:rsidRPr="00BB4A75">
          <w:rPr>
            <w:lang w:val="pt-PT"/>
            <w:rPrChange w:id="1544" w:author="Janina Nalagy" w:date="2026-04-16T17:33:00Z" w16du:dateUtc="2026-04-16T15:33:00Z">
              <w:rPr/>
            </w:rPrChange>
          </w:rPr>
          <w:t>técnicas.</w:t>
        </w:r>
      </w:ins>
      <w:del w:id="1545" w:author="Janina Nalagy" w:date="2026-04-16T17:32:00Z" w16du:dateUtc="2026-04-16T15:32:00Z">
        <w:r w:rsidR="00000000" w:rsidRPr="005C188E" w:rsidDel="00BB4A75">
          <w:rPr>
            <w:lang w:val="pt-PT"/>
            <w:rPrChange w:id="1546" w:author="Janina Nalagy" w:date="2026-04-16T17:18:00Z" w16du:dateUtc="2026-04-16T15:18:00Z">
              <w:rPr/>
            </w:rPrChange>
          </w:rPr>
          <w:delText>Traduzimos informação complexa em conclusoes úteis para clientes, tribunais, bancos e equipas técnicas.</w:delText>
        </w:r>
      </w:del>
    </w:p>
    <w:p w14:paraId="00000192" w14:textId="77777777" w:rsidR="00341B58" w:rsidRPr="005C188E" w:rsidRDefault="00000000">
      <w:pPr>
        <w:numPr>
          <w:ilvl w:val="0"/>
          <w:numId w:val="60"/>
        </w:numPr>
        <w:rPr>
          <w:lang w:val="pt-PT"/>
          <w:rPrChange w:id="1547" w:author="Janina Nalagy" w:date="2026-04-16T17:18:00Z" w16du:dateUtc="2026-04-16T15:18:00Z">
            <w:rPr/>
          </w:rPrChange>
        </w:rPr>
      </w:pPr>
      <w:r w:rsidRPr="005C188E">
        <w:rPr>
          <w:lang w:val="pt-PT"/>
          <w:rPrChange w:id="1548" w:author="Janina Nalagy" w:date="2026-04-16T17:18:00Z" w16du:dateUtc="2026-04-16T15:18:00Z">
            <w:rPr/>
          </w:rPrChange>
        </w:rPr>
        <w:t>Suporte</w:t>
      </w:r>
      <w:proofErr w:type="spellEnd"/>
      <w:r w:rsidRPr="005C188E">
        <w:rPr>
          <w:lang w:val="pt-PT"/>
          <w:rPrChange w:id="1549" w:author="Janina Nalagy" w:date="2026-04-16T17:18:00Z" w16du:dateUtc="2026-04-16T15:18:00Z">
            <w:rPr/>
          </w:rPrChange>
        </w:rPr>
        <w:t xml:space="preserve"> a </w:t>
      </w:r>
      <w:proofErr w:type="spellStart"/>
      <w:r w:rsidRPr="005C188E">
        <w:rPr>
          <w:lang w:val="pt-PT"/>
          <w:rPrChange w:id="1550" w:author="Janina Nalagy" w:date="2026-04-16T17:18:00Z" w16du:dateUtc="2026-04-16T15:18:00Z">
            <w:rPr/>
          </w:rPrChange>
        </w:rPr>
        <w:t>accao</w:t>
      </w:r>
      <w:proofErr w:type="spellEnd"/>
    </w:p>
    <w:p w14:paraId="00000193" w14:textId="240F7AA2" w:rsidR="00341B58" w:rsidRPr="005C188E" w:rsidDel="00BB4A75" w:rsidRDefault="00BB4A75">
      <w:pPr>
        <w:numPr>
          <w:ilvl w:val="1"/>
          <w:numId w:val="60"/>
        </w:numPr>
        <w:rPr>
          <w:del w:id="1551" w:author="Janina Nalagy" w:date="2026-04-16T17:32:00Z" w16du:dateUtc="2026-04-16T15:32:00Z"/>
          <w:lang w:val="pt-PT"/>
          <w:rPrChange w:id="1552" w:author="Janina Nalagy" w:date="2026-04-16T17:18:00Z" w16du:dateUtc="2026-04-16T15:18:00Z">
            <w:rPr>
              <w:del w:id="1553" w:author="Janina Nalagy" w:date="2026-04-16T17:32:00Z" w16du:dateUtc="2026-04-16T15:32:00Z"/>
            </w:rPr>
          </w:rPrChange>
        </w:rPr>
      </w:pPr>
      <w:ins w:id="1554" w:author="Janina Nalagy" w:date="2026-04-16T17:32:00Z">
        <w:r w:rsidRPr="00BB4A75">
          <w:rPr>
            <w:lang w:val="pt-PT"/>
            <w:rPrChange w:id="1555" w:author="Janina Nalagy" w:date="2026-04-16T17:33:00Z" w16du:dateUtc="2026-04-16T15:33:00Z">
              <w:rPr/>
            </w:rPrChange>
          </w:rPr>
          <w:t xml:space="preserve">As nossas recomendações ajudam a priorizar intervenções, mitigar riscos e proteger o valor patrimonial do activo ao longo do </w:t>
        </w:r>
        <w:proofErr w:type="spellStart"/>
        <w:r w:rsidRPr="00BB4A75">
          <w:rPr>
            <w:lang w:val="pt-PT"/>
            <w:rPrChange w:id="1556" w:author="Janina Nalagy" w:date="2026-04-16T17:33:00Z" w16du:dateUtc="2026-04-16T15:33:00Z">
              <w:rPr/>
            </w:rPrChange>
          </w:rPr>
          <w:t>tempo.</w:t>
        </w:r>
      </w:ins>
      <w:del w:id="1557" w:author="Janina Nalagy" w:date="2026-04-16T17:32:00Z" w16du:dateUtc="2026-04-16T15:32:00Z">
        <w:r w:rsidR="00000000" w:rsidRPr="005C188E" w:rsidDel="00BB4A75">
          <w:rPr>
            <w:lang w:val="pt-PT"/>
            <w:rPrChange w:id="1558" w:author="Janina Nalagy" w:date="2026-04-16T17:18:00Z" w16du:dateUtc="2026-04-16T15:18:00Z">
              <w:rPr/>
            </w:rPrChange>
          </w:rPr>
          <w:delText>As nossas recomendações ajudam a priorizar reparações, gerir risco e proteger o valor patrimonial.</w:delText>
        </w:r>
      </w:del>
    </w:p>
    <w:p w14:paraId="00000194" w14:textId="77777777" w:rsidR="00341B58" w:rsidRPr="005C188E" w:rsidRDefault="00000000">
      <w:pPr>
        <w:pStyle w:val="Ttulo4"/>
        <w:rPr>
          <w:lang w:val="pt-PT"/>
          <w:rPrChange w:id="1559" w:author="Janina Nalagy" w:date="2026-04-16T17:18:00Z" w16du:dateUtc="2026-04-16T15:18:00Z">
            <w:rPr/>
          </w:rPrChange>
        </w:rPr>
      </w:pPr>
      <w:bookmarkStart w:id="1560" w:name="_8statgdq902t" w:colFirst="0" w:colLast="0"/>
      <w:bookmarkEnd w:id="1560"/>
      <w:r w:rsidRPr="005C188E">
        <w:rPr>
          <w:lang w:val="pt-PT"/>
          <w:rPrChange w:id="1561" w:author="Janina Nalagy" w:date="2026-04-16T17:18:00Z" w16du:dateUtc="2026-04-16T15:18:00Z">
            <w:rPr/>
          </w:rPrChange>
        </w:rPr>
        <w:t>Downloads</w:t>
      </w:r>
      <w:proofErr w:type="spellEnd"/>
    </w:p>
    <w:p w14:paraId="00000195" w14:textId="77777777" w:rsidR="00341B58" w:rsidRPr="005C188E" w:rsidRDefault="00000000">
      <w:pPr>
        <w:numPr>
          <w:ilvl w:val="0"/>
          <w:numId w:val="76"/>
        </w:numPr>
        <w:rPr>
          <w:lang w:val="pt-PT"/>
          <w:rPrChange w:id="1562" w:author="Janina Nalagy" w:date="2026-04-16T17:18:00Z" w16du:dateUtc="2026-04-16T15:18:00Z">
            <w:rPr/>
          </w:rPrChange>
        </w:rPr>
      </w:pPr>
      <w:r w:rsidRPr="005C188E">
        <w:rPr>
          <w:lang w:val="pt-PT"/>
          <w:rPrChange w:id="1563" w:author="Janina Nalagy" w:date="2026-04-16T17:18:00Z" w16du:dateUtc="2026-04-16T15:18:00Z">
            <w:rPr/>
          </w:rPrChange>
        </w:rPr>
        <w:t>Brochura de Peritagens Técnicas</w:t>
      </w:r>
    </w:p>
    <w:p w14:paraId="00000196" w14:textId="77777777" w:rsidR="00341B58" w:rsidRPr="005C188E" w:rsidRDefault="00000000">
      <w:pPr>
        <w:numPr>
          <w:ilvl w:val="0"/>
          <w:numId w:val="76"/>
        </w:numPr>
        <w:rPr>
          <w:lang w:val="pt-PT"/>
          <w:rPrChange w:id="1564" w:author="Janina Nalagy" w:date="2026-04-16T17:18:00Z" w16du:dateUtc="2026-04-16T15:18:00Z">
            <w:rPr/>
          </w:rPrChange>
        </w:rPr>
      </w:pPr>
      <w:r w:rsidRPr="005C188E">
        <w:rPr>
          <w:lang w:val="pt-PT"/>
          <w:rPrChange w:id="1565" w:author="Janina Nalagy" w:date="2026-04-16T17:18:00Z" w16du:dateUtc="2026-04-16T15:18:00Z">
            <w:rPr/>
          </w:rPrChange>
        </w:rPr>
        <w:t>Apresentação Institucional REC</w:t>
      </w:r>
    </w:p>
    <w:p w14:paraId="00000197" w14:textId="77777777" w:rsidR="00341B58" w:rsidRPr="005C188E" w:rsidRDefault="00000000">
      <w:pPr>
        <w:pStyle w:val="Ttulo2"/>
        <w:rPr>
          <w:lang w:val="pt-PT"/>
          <w:rPrChange w:id="1566" w:author="Janina Nalagy" w:date="2026-04-16T17:18:00Z" w16du:dateUtc="2026-04-16T15:18:00Z">
            <w:rPr/>
          </w:rPrChange>
        </w:rPr>
      </w:pPr>
      <w:bookmarkStart w:id="1567" w:name="_isq897vu32h7" w:colFirst="0" w:colLast="0"/>
      <w:bookmarkEnd w:id="1567"/>
      <w:r w:rsidRPr="005C188E">
        <w:rPr>
          <w:lang w:val="pt-PT"/>
          <w:rPrChange w:id="1568" w:author="Janina Nalagy" w:date="2026-04-16T17:18:00Z" w16du:dateUtc="2026-04-16T15:18:00Z">
            <w:rPr/>
          </w:rPrChange>
        </w:rPr>
        <w:t>Blog</w:t>
      </w:r>
    </w:p>
    <w:p w14:paraId="00000198" w14:textId="77777777" w:rsidR="00341B58" w:rsidRPr="005C188E" w:rsidRDefault="00000000">
      <w:pPr>
        <w:pStyle w:val="Ttulo3"/>
        <w:rPr>
          <w:lang w:val="pt-PT"/>
          <w:rPrChange w:id="1569" w:author="Janina Nalagy" w:date="2026-04-16T17:18:00Z" w16du:dateUtc="2026-04-16T15:18:00Z">
            <w:rPr/>
          </w:rPrChange>
        </w:rPr>
      </w:pPr>
      <w:bookmarkStart w:id="1570" w:name="_x9dv2z8042w0" w:colFirst="0" w:colLast="0"/>
      <w:bookmarkEnd w:id="1570"/>
      <w:r w:rsidRPr="005C188E">
        <w:rPr>
          <w:lang w:val="pt-PT"/>
          <w:rPrChange w:id="1571" w:author="Janina Nalagy" w:date="2026-04-16T17:18:00Z" w16du:dateUtc="2026-04-16T15:18:00Z">
            <w:rPr/>
          </w:rPrChange>
        </w:rPr>
        <w:t>Página principal do blog</w:t>
      </w:r>
    </w:p>
    <w:p w14:paraId="00000199" w14:textId="77777777" w:rsidR="00341B58" w:rsidRPr="005C188E" w:rsidRDefault="00000000">
      <w:pPr>
        <w:pStyle w:val="Ttulo4"/>
        <w:rPr>
          <w:lang w:val="pt-PT"/>
          <w:rPrChange w:id="1572" w:author="Janina Nalagy" w:date="2026-04-16T17:18:00Z" w16du:dateUtc="2026-04-16T15:18:00Z">
            <w:rPr/>
          </w:rPrChange>
        </w:rPr>
      </w:pPr>
      <w:bookmarkStart w:id="1573" w:name="_hj8zaew6ove9" w:colFirst="0" w:colLast="0"/>
      <w:bookmarkEnd w:id="1573"/>
      <w:r w:rsidRPr="005C188E">
        <w:rPr>
          <w:lang w:val="pt-PT"/>
          <w:rPrChange w:id="1574" w:author="Janina Nalagy" w:date="2026-04-16T17:18:00Z" w16du:dateUtc="2026-04-16T15:18:00Z">
            <w:rPr/>
          </w:rPrChange>
        </w:rPr>
        <w:t>Hero interno</w:t>
      </w:r>
    </w:p>
    <w:p w14:paraId="0000019A" w14:textId="77777777" w:rsidR="00341B58" w:rsidRPr="005C188E" w:rsidRDefault="00000000">
      <w:pPr>
        <w:numPr>
          <w:ilvl w:val="0"/>
          <w:numId w:val="84"/>
        </w:numPr>
        <w:rPr>
          <w:lang w:val="pt-PT"/>
          <w:rPrChange w:id="1575" w:author="Janina Nalagy" w:date="2026-04-16T17:18:00Z" w16du:dateUtc="2026-04-16T15:18:00Z">
            <w:rPr/>
          </w:rPrChange>
        </w:rPr>
      </w:pPr>
      <w:r w:rsidRPr="005C188E">
        <w:rPr>
          <w:lang w:val="pt-PT"/>
          <w:rPrChange w:id="1576" w:author="Janina Nalagy" w:date="2026-04-16T17:18:00Z" w16du:dateUtc="2026-04-16T15:18:00Z">
            <w:rPr/>
          </w:rPrChange>
        </w:rPr>
        <w:t>Notícias</w:t>
      </w:r>
    </w:p>
    <w:p w14:paraId="0000019B" w14:textId="77777777" w:rsidR="00341B58" w:rsidRPr="005C188E" w:rsidRDefault="00000000">
      <w:pPr>
        <w:numPr>
          <w:ilvl w:val="0"/>
          <w:numId w:val="84"/>
        </w:numPr>
        <w:rPr>
          <w:lang w:val="pt-PT"/>
          <w:rPrChange w:id="1577" w:author="Janina Nalagy" w:date="2026-04-16T17:18:00Z" w16du:dateUtc="2026-04-16T15:18:00Z">
            <w:rPr/>
          </w:rPrChange>
        </w:rPr>
      </w:pPr>
      <w:r w:rsidRPr="005C188E">
        <w:rPr>
          <w:lang w:val="pt-PT"/>
          <w:rPrChange w:id="1578" w:author="Janina Nalagy" w:date="2026-04-16T17:18:00Z" w16du:dateUtc="2026-04-16T15:18:00Z">
            <w:rPr/>
          </w:rPrChange>
        </w:rPr>
        <w:t>Blog</w:t>
      </w:r>
    </w:p>
    <w:p w14:paraId="0000019C" w14:textId="77777777" w:rsidR="00341B58" w:rsidRPr="005C188E" w:rsidRDefault="00000000">
      <w:pPr>
        <w:pStyle w:val="Ttulo4"/>
        <w:rPr>
          <w:lang w:val="pt-PT"/>
          <w:rPrChange w:id="1579" w:author="Janina Nalagy" w:date="2026-04-16T17:18:00Z" w16du:dateUtc="2026-04-16T15:18:00Z">
            <w:rPr/>
          </w:rPrChange>
        </w:rPr>
      </w:pPr>
      <w:bookmarkStart w:id="1580" w:name="_jyiie76dw2ch" w:colFirst="0" w:colLast="0"/>
      <w:bookmarkEnd w:id="1580"/>
      <w:proofErr w:type="spellStart"/>
      <w:r w:rsidRPr="005C188E">
        <w:rPr>
          <w:lang w:val="pt-PT"/>
          <w:rPrChange w:id="1581" w:author="Janina Nalagy" w:date="2026-04-16T17:18:00Z" w16du:dateUtc="2026-04-16T15:18:00Z">
            <w:rPr/>
          </w:rPrChange>
        </w:rPr>
        <w:t>Sidebar</w:t>
      </w:r>
      <w:proofErr w:type="spellEnd"/>
      <w:r w:rsidRPr="005C188E">
        <w:rPr>
          <w:lang w:val="pt-PT"/>
          <w:rPrChange w:id="1582" w:author="Janina Nalagy" w:date="2026-04-16T17:18:00Z" w16du:dateUtc="2026-04-16T15:18:00Z">
            <w:rPr/>
          </w:rPrChange>
        </w:rPr>
        <w:t xml:space="preserve"> / elementos laterais</w:t>
      </w:r>
    </w:p>
    <w:p w14:paraId="0000019D" w14:textId="77777777" w:rsidR="00341B58" w:rsidRPr="005C188E" w:rsidRDefault="00000000">
      <w:pPr>
        <w:numPr>
          <w:ilvl w:val="0"/>
          <w:numId w:val="54"/>
        </w:numPr>
        <w:rPr>
          <w:lang w:val="pt-PT"/>
          <w:rPrChange w:id="1583" w:author="Janina Nalagy" w:date="2026-04-16T17:18:00Z" w16du:dateUtc="2026-04-16T15:18:00Z">
            <w:rPr/>
          </w:rPrChange>
        </w:rPr>
      </w:pPr>
      <w:r w:rsidRPr="005C188E">
        <w:rPr>
          <w:lang w:val="pt-PT"/>
          <w:rPrChange w:id="1584" w:author="Janina Nalagy" w:date="2026-04-16T17:18:00Z" w16du:dateUtc="2026-04-16T15:18:00Z">
            <w:rPr/>
          </w:rPrChange>
        </w:rPr>
        <w:t>Pesquisar</w:t>
      </w:r>
    </w:p>
    <w:p w14:paraId="0000019E" w14:textId="77777777" w:rsidR="00341B58" w:rsidRPr="005C188E" w:rsidRDefault="00000000">
      <w:pPr>
        <w:numPr>
          <w:ilvl w:val="0"/>
          <w:numId w:val="54"/>
        </w:numPr>
        <w:rPr>
          <w:lang w:val="pt-PT"/>
          <w:rPrChange w:id="1585" w:author="Janina Nalagy" w:date="2026-04-16T17:18:00Z" w16du:dateUtc="2026-04-16T15:18:00Z">
            <w:rPr/>
          </w:rPrChange>
        </w:rPr>
      </w:pPr>
      <w:r w:rsidRPr="005C188E">
        <w:rPr>
          <w:lang w:val="pt-PT"/>
          <w:rPrChange w:id="1586" w:author="Janina Nalagy" w:date="2026-04-16T17:18:00Z" w16du:dateUtc="2026-04-16T15:18:00Z">
            <w:rPr/>
          </w:rPrChange>
        </w:rPr>
        <w:t>Pesquisar artigo</w:t>
      </w:r>
    </w:p>
    <w:p w14:paraId="0000019F" w14:textId="77777777" w:rsidR="00341B58" w:rsidRPr="005C188E" w:rsidRDefault="00000000">
      <w:pPr>
        <w:numPr>
          <w:ilvl w:val="0"/>
          <w:numId w:val="54"/>
        </w:numPr>
        <w:rPr>
          <w:lang w:val="pt-PT"/>
          <w:rPrChange w:id="1587" w:author="Janina Nalagy" w:date="2026-04-16T17:18:00Z" w16du:dateUtc="2026-04-16T15:18:00Z">
            <w:rPr/>
          </w:rPrChange>
        </w:rPr>
      </w:pPr>
      <w:r w:rsidRPr="005C188E">
        <w:rPr>
          <w:lang w:val="pt-PT"/>
          <w:rPrChange w:id="1588" w:author="Janina Nalagy" w:date="2026-04-16T17:18:00Z" w16du:dateUtc="2026-04-16T15:18:00Z">
            <w:rPr/>
          </w:rPrChange>
        </w:rPr>
        <w:t>Categorias</w:t>
      </w:r>
    </w:p>
    <w:p w14:paraId="000001A0" w14:textId="77777777" w:rsidR="00341B58" w:rsidRPr="005C188E" w:rsidRDefault="00000000">
      <w:pPr>
        <w:numPr>
          <w:ilvl w:val="0"/>
          <w:numId w:val="54"/>
        </w:numPr>
        <w:rPr>
          <w:lang w:val="pt-PT"/>
          <w:rPrChange w:id="1589" w:author="Janina Nalagy" w:date="2026-04-16T17:18:00Z" w16du:dateUtc="2026-04-16T15:18:00Z">
            <w:rPr/>
          </w:rPrChange>
        </w:rPr>
      </w:pPr>
      <w:r w:rsidRPr="005C188E">
        <w:rPr>
          <w:lang w:val="pt-PT"/>
          <w:rPrChange w:id="1590" w:author="Janina Nalagy" w:date="2026-04-16T17:18:00Z" w16du:dateUtc="2026-04-16T15:18:00Z">
            <w:rPr/>
          </w:rPrChange>
        </w:rPr>
        <w:lastRenderedPageBreak/>
        <w:t>Publicações Recentes</w:t>
      </w:r>
    </w:p>
    <w:p w14:paraId="000001A1" w14:textId="77777777" w:rsidR="00341B58" w:rsidRPr="005C188E" w:rsidRDefault="00000000">
      <w:pPr>
        <w:numPr>
          <w:ilvl w:val="0"/>
          <w:numId w:val="54"/>
        </w:numPr>
        <w:rPr>
          <w:lang w:val="pt-PT"/>
          <w:rPrChange w:id="1591" w:author="Janina Nalagy" w:date="2026-04-16T17:18:00Z" w16du:dateUtc="2026-04-16T15:18:00Z">
            <w:rPr/>
          </w:rPrChange>
        </w:rPr>
      </w:pPr>
      <w:r w:rsidRPr="005C188E">
        <w:rPr>
          <w:lang w:val="pt-PT"/>
          <w:rPrChange w:id="1592" w:author="Janina Nalagy" w:date="2026-04-16T17:18:00Z" w16du:dateUtc="2026-04-16T15:18:00Z">
            <w:rPr/>
          </w:rPrChange>
        </w:rPr>
        <w:t>Precisa de apoio?</w:t>
      </w:r>
    </w:p>
    <w:p w14:paraId="000001A2" w14:textId="77777777" w:rsidR="00341B58" w:rsidRPr="005C188E" w:rsidRDefault="00000000">
      <w:pPr>
        <w:numPr>
          <w:ilvl w:val="0"/>
          <w:numId w:val="54"/>
        </w:numPr>
        <w:rPr>
          <w:lang w:val="pt-PT"/>
          <w:rPrChange w:id="1593" w:author="Janina Nalagy" w:date="2026-04-16T17:18:00Z" w16du:dateUtc="2026-04-16T15:18:00Z">
            <w:rPr/>
          </w:rPrChange>
        </w:rPr>
      </w:pPr>
      <w:r w:rsidRPr="005C188E">
        <w:rPr>
          <w:lang w:val="pt-PT"/>
          <w:rPrChange w:id="1594" w:author="Janina Nalagy" w:date="2026-04-16T17:18:00Z" w16du:dateUtc="2026-04-16T15:18:00Z">
            <w:rPr/>
          </w:rPrChange>
        </w:rPr>
        <w:t>Fale hoje com a REC</w:t>
      </w:r>
    </w:p>
    <w:p w14:paraId="000001A3" w14:textId="77777777" w:rsidR="00341B58" w:rsidRPr="005C188E" w:rsidRDefault="00000000">
      <w:pPr>
        <w:numPr>
          <w:ilvl w:val="0"/>
          <w:numId w:val="54"/>
        </w:numPr>
        <w:rPr>
          <w:lang w:val="pt-PT"/>
          <w:rPrChange w:id="1595" w:author="Janina Nalagy" w:date="2026-04-16T17:18:00Z" w16du:dateUtc="2026-04-16T15:18:00Z">
            <w:rPr/>
          </w:rPrChange>
        </w:rPr>
      </w:pPr>
      <w:r w:rsidRPr="005C188E">
        <w:rPr>
          <w:lang w:val="pt-PT"/>
          <w:rPrChange w:id="1596" w:author="Janina Nalagy" w:date="2026-04-16T17:18:00Z" w16du:dateUtc="2026-04-16T15:18:00Z">
            <w:rPr/>
          </w:rPrChange>
        </w:rPr>
        <w:t>Estamos prontos para apoiar decisões imobiliárias com rigor técnico, clareza e capacidade de resposta.</w:t>
      </w:r>
    </w:p>
    <w:p w14:paraId="000001A4" w14:textId="77777777" w:rsidR="00341B58" w:rsidRPr="005C188E" w:rsidRDefault="00000000">
      <w:pPr>
        <w:numPr>
          <w:ilvl w:val="0"/>
          <w:numId w:val="54"/>
        </w:numPr>
        <w:rPr>
          <w:lang w:val="pt-PT"/>
          <w:rPrChange w:id="1597" w:author="Janina Nalagy" w:date="2026-04-16T17:18:00Z" w16du:dateUtc="2026-04-16T15:18:00Z">
            <w:rPr/>
          </w:rPrChange>
        </w:rPr>
      </w:pPr>
      <w:r w:rsidRPr="005C188E">
        <w:rPr>
          <w:lang w:val="pt-PT"/>
          <w:rPrChange w:id="1598" w:author="Janina Nalagy" w:date="2026-04-16T17:18:00Z" w16du:dateUtc="2026-04-16T15:18:00Z">
            <w:rPr/>
          </w:rPrChange>
        </w:rPr>
        <w:t>Telefone</w:t>
      </w:r>
    </w:p>
    <w:p w14:paraId="000001A5" w14:textId="77777777" w:rsidR="00341B58" w:rsidRPr="005C188E" w:rsidRDefault="00000000">
      <w:pPr>
        <w:numPr>
          <w:ilvl w:val="0"/>
          <w:numId w:val="54"/>
        </w:numPr>
        <w:rPr>
          <w:lang w:val="pt-PT"/>
          <w:rPrChange w:id="1599" w:author="Janina Nalagy" w:date="2026-04-16T17:18:00Z" w16du:dateUtc="2026-04-16T15:18:00Z">
            <w:rPr/>
          </w:rPrChange>
        </w:rPr>
      </w:pPr>
      <w:r w:rsidRPr="005C188E">
        <w:rPr>
          <w:lang w:val="pt-PT"/>
          <w:rPrChange w:id="1600" w:author="Janina Nalagy" w:date="2026-04-16T17:18:00Z" w16du:dateUtc="2026-04-16T15:18:00Z">
            <w:rPr/>
          </w:rPrChange>
        </w:rPr>
        <w:t>+258 21 505 000</w:t>
      </w:r>
    </w:p>
    <w:p w14:paraId="000001A6" w14:textId="77777777" w:rsidR="00341B58" w:rsidRPr="005C188E" w:rsidRDefault="00000000">
      <w:pPr>
        <w:numPr>
          <w:ilvl w:val="0"/>
          <w:numId w:val="54"/>
        </w:numPr>
        <w:rPr>
          <w:lang w:val="pt-PT"/>
          <w:rPrChange w:id="1601" w:author="Janina Nalagy" w:date="2026-04-16T17:18:00Z" w16du:dateUtc="2026-04-16T15:18:00Z">
            <w:rPr/>
          </w:rPrChange>
        </w:rPr>
      </w:pPr>
      <w:r w:rsidRPr="005C188E">
        <w:rPr>
          <w:lang w:val="pt-PT"/>
          <w:rPrChange w:id="1602" w:author="Janina Nalagy" w:date="2026-04-16T17:18:00Z" w16du:dateUtc="2026-04-16T15:18:00Z">
            <w:rPr/>
          </w:rPrChange>
        </w:rPr>
        <w:t>Contacte-nos</w:t>
      </w:r>
    </w:p>
    <w:p w14:paraId="000001A7" w14:textId="77777777" w:rsidR="00341B58" w:rsidRPr="005C188E" w:rsidRDefault="00000000">
      <w:pPr>
        <w:pStyle w:val="Ttulo4"/>
        <w:rPr>
          <w:lang w:val="pt-PT"/>
          <w:rPrChange w:id="1603" w:author="Janina Nalagy" w:date="2026-04-16T17:18:00Z" w16du:dateUtc="2026-04-16T15:18:00Z">
            <w:rPr/>
          </w:rPrChange>
        </w:rPr>
      </w:pPr>
      <w:bookmarkStart w:id="1604" w:name="_364b2kuzozsu" w:colFirst="0" w:colLast="0"/>
      <w:bookmarkEnd w:id="1604"/>
      <w:r w:rsidRPr="005C188E">
        <w:rPr>
          <w:lang w:val="pt-PT"/>
          <w:rPrChange w:id="1605" w:author="Janina Nalagy" w:date="2026-04-16T17:18:00Z" w16du:dateUtc="2026-04-16T15:18:00Z">
            <w:rPr/>
          </w:rPrChange>
        </w:rPr>
        <w:t>Categorias</w:t>
      </w:r>
    </w:p>
    <w:p w14:paraId="000001A8" w14:textId="77777777" w:rsidR="00341B58" w:rsidRPr="005C188E" w:rsidRDefault="00000000">
      <w:pPr>
        <w:numPr>
          <w:ilvl w:val="0"/>
          <w:numId w:val="4"/>
        </w:numPr>
        <w:rPr>
          <w:lang w:val="pt-PT"/>
          <w:rPrChange w:id="1606" w:author="Janina Nalagy" w:date="2026-04-16T17:18:00Z" w16du:dateUtc="2026-04-16T15:18:00Z">
            <w:rPr/>
          </w:rPrChange>
        </w:rPr>
      </w:pPr>
      <w:r w:rsidRPr="005C188E">
        <w:rPr>
          <w:lang w:val="pt-PT"/>
          <w:rPrChange w:id="1607" w:author="Janina Nalagy" w:date="2026-04-16T17:18:00Z" w16du:dateUtc="2026-04-16T15:18:00Z">
            <w:rPr/>
          </w:rPrChange>
        </w:rPr>
        <w:t>Avaliação</w:t>
      </w:r>
    </w:p>
    <w:p w14:paraId="000001A9" w14:textId="77777777" w:rsidR="00341B58" w:rsidRPr="005C188E" w:rsidRDefault="00000000">
      <w:pPr>
        <w:numPr>
          <w:ilvl w:val="0"/>
          <w:numId w:val="4"/>
        </w:numPr>
        <w:rPr>
          <w:lang w:val="pt-PT"/>
          <w:rPrChange w:id="1608" w:author="Janina Nalagy" w:date="2026-04-16T17:18:00Z" w16du:dateUtc="2026-04-16T15:18:00Z">
            <w:rPr/>
          </w:rPrChange>
        </w:rPr>
      </w:pPr>
      <w:r w:rsidRPr="005C188E">
        <w:rPr>
          <w:lang w:val="pt-PT"/>
          <w:rPrChange w:id="1609" w:author="Janina Nalagy" w:date="2026-04-16T17:18:00Z" w16du:dateUtc="2026-04-16T15:18:00Z">
            <w:rPr/>
          </w:rPrChange>
        </w:rPr>
        <w:t>Consultoria</w:t>
      </w:r>
    </w:p>
    <w:p w14:paraId="000001AA" w14:textId="77777777" w:rsidR="00341B58" w:rsidRPr="005C188E" w:rsidRDefault="00000000">
      <w:pPr>
        <w:numPr>
          <w:ilvl w:val="0"/>
          <w:numId w:val="4"/>
        </w:numPr>
        <w:rPr>
          <w:lang w:val="pt-PT"/>
          <w:rPrChange w:id="1610" w:author="Janina Nalagy" w:date="2026-04-16T17:18:00Z" w16du:dateUtc="2026-04-16T15:18:00Z">
            <w:rPr/>
          </w:rPrChange>
        </w:rPr>
      </w:pPr>
      <w:r w:rsidRPr="005C188E">
        <w:rPr>
          <w:lang w:val="pt-PT"/>
          <w:rPrChange w:id="1611" w:author="Janina Nalagy" w:date="2026-04-16T17:18:00Z" w16du:dateUtc="2026-04-16T15:18:00Z">
            <w:rPr/>
          </w:rPrChange>
        </w:rPr>
        <w:t>Fiscalização</w:t>
      </w:r>
    </w:p>
    <w:p w14:paraId="000001AB" w14:textId="77777777" w:rsidR="00341B58" w:rsidRPr="005C188E" w:rsidRDefault="00000000">
      <w:pPr>
        <w:numPr>
          <w:ilvl w:val="0"/>
          <w:numId w:val="4"/>
        </w:numPr>
        <w:rPr>
          <w:lang w:val="pt-PT"/>
          <w:rPrChange w:id="1612" w:author="Janina Nalagy" w:date="2026-04-16T17:18:00Z" w16du:dateUtc="2026-04-16T15:18:00Z">
            <w:rPr/>
          </w:rPrChange>
        </w:rPr>
      </w:pPr>
      <w:r w:rsidRPr="005C188E">
        <w:rPr>
          <w:lang w:val="pt-PT"/>
          <w:rPrChange w:id="1613" w:author="Janina Nalagy" w:date="2026-04-16T17:18:00Z" w16du:dateUtc="2026-04-16T15:18:00Z">
            <w:rPr/>
          </w:rPrChange>
        </w:rPr>
        <w:t>Peritagens</w:t>
      </w:r>
    </w:p>
    <w:p w14:paraId="000001AC" w14:textId="77777777" w:rsidR="00341B58" w:rsidRPr="005C188E" w:rsidRDefault="00000000">
      <w:pPr>
        <w:numPr>
          <w:ilvl w:val="0"/>
          <w:numId w:val="4"/>
        </w:numPr>
        <w:rPr>
          <w:lang w:val="pt-PT"/>
          <w:rPrChange w:id="1614" w:author="Janina Nalagy" w:date="2026-04-16T17:18:00Z" w16du:dateUtc="2026-04-16T15:18:00Z">
            <w:rPr/>
          </w:rPrChange>
        </w:rPr>
      </w:pPr>
      <w:r w:rsidRPr="005C188E">
        <w:rPr>
          <w:lang w:val="pt-PT"/>
          <w:rPrChange w:id="1615" w:author="Janina Nalagy" w:date="2026-04-16T17:18:00Z" w16du:dateUtc="2026-04-16T15:18:00Z">
            <w:rPr/>
          </w:rPrChange>
        </w:rPr>
        <w:t>Activos</w:t>
      </w:r>
    </w:p>
    <w:p w14:paraId="000001AD" w14:textId="77777777" w:rsidR="00341B58" w:rsidRPr="005C188E" w:rsidRDefault="00000000">
      <w:pPr>
        <w:pStyle w:val="Ttulo4"/>
        <w:rPr>
          <w:lang w:val="pt-PT"/>
          <w:rPrChange w:id="1616" w:author="Janina Nalagy" w:date="2026-04-16T17:18:00Z" w16du:dateUtc="2026-04-16T15:18:00Z">
            <w:rPr/>
          </w:rPrChange>
        </w:rPr>
      </w:pPr>
      <w:bookmarkStart w:id="1617" w:name="_kahkt9aajat7" w:colFirst="0" w:colLast="0"/>
      <w:bookmarkEnd w:id="1617"/>
      <w:r w:rsidRPr="005C188E">
        <w:rPr>
          <w:lang w:val="pt-PT"/>
          <w:rPrChange w:id="1618" w:author="Janina Nalagy" w:date="2026-04-16T17:18:00Z" w16du:dateUtc="2026-04-16T15:18:00Z">
            <w:rPr/>
          </w:rPrChange>
        </w:rPr>
        <w:t>Publicações recentes</w:t>
      </w:r>
    </w:p>
    <w:p w14:paraId="000001AE" w14:textId="77777777" w:rsidR="00341B58" w:rsidRPr="005C188E" w:rsidRDefault="00000000">
      <w:pPr>
        <w:numPr>
          <w:ilvl w:val="0"/>
          <w:numId w:val="63"/>
        </w:numPr>
        <w:rPr>
          <w:lang w:val="pt-PT"/>
          <w:rPrChange w:id="1619" w:author="Janina Nalagy" w:date="2026-04-16T17:18:00Z" w16du:dateUtc="2026-04-16T15:18:00Z">
            <w:rPr/>
          </w:rPrChange>
        </w:rPr>
      </w:pPr>
      <w:r w:rsidRPr="005C188E">
        <w:rPr>
          <w:lang w:val="pt-PT"/>
          <w:rPrChange w:id="1620" w:author="Janina Nalagy" w:date="2026-04-16T17:18:00Z" w16du:dateUtc="2026-04-16T15:18:00Z">
            <w:rPr/>
          </w:rPrChange>
        </w:rPr>
        <w:t>15 de Janeiro de 2026</w:t>
      </w:r>
    </w:p>
    <w:p w14:paraId="000001AF" w14:textId="77777777" w:rsidR="00341B58" w:rsidRPr="005C188E" w:rsidRDefault="00000000">
      <w:pPr>
        <w:numPr>
          <w:ilvl w:val="0"/>
          <w:numId w:val="63"/>
        </w:numPr>
        <w:rPr>
          <w:lang w:val="pt-PT"/>
          <w:rPrChange w:id="1621" w:author="Janina Nalagy" w:date="2026-04-16T17:18:00Z" w16du:dateUtc="2026-04-16T15:18:00Z">
            <w:rPr/>
          </w:rPrChange>
        </w:rPr>
      </w:pPr>
      <w:r w:rsidRPr="005C188E">
        <w:rPr>
          <w:lang w:val="pt-PT"/>
          <w:rPrChange w:id="1622" w:author="Janina Nalagy" w:date="2026-04-16T17:18:00Z" w16du:dateUtc="2026-04-16T15:18:00Z">
            <w:rPr/>
          </w:rPrChange>
        </w:rPr>
        <w:t>Como valorizar activos imobiliários com maior segurança</w:t>
      </w:r>
    </w:p>
    <w:p w14:paraId="000001B0" w14:textId="77777777" w:rsidR="00341B58" w:rsidRPr="005C188E" w:rsidRDefault="00000000">
      <w:pPr>
        <w:numPr>
          <w:ilvl w:val="0"/>
          <w:numId w:val="63"/>
        </w:numPr>
        <w:rPr>
          <w:lang w:val="pt-PT"/>
          <w:rPrChange w:id="1623" w:author="Janina Nalagy" w:date="2026-04-16T17:18:00Z" w16du:dateUtc="2026-04-16T15:18:00Z">
            <w:rPr/>
          </w:rPrChange>
        </w:rPr>
      </w:pPr>
      <w:r w:rsidRPr="005C188E">
        <w:rPr>
          <w:lang w:val="pt-PT"/>
          <w:rPrChange w:id="1624" w:author="Janina Nalagy" w:date="2026-04-16T17:18:00Z" w16du:dateUtc="2026-04-16T15:18:00Z">
            <w:rPr/>
          </w:rPrChange>
        </w:rPr>
        <w:t>20 de Fevereiro de 2026</w:t>
      </w:r>
    </w:p>
    <w:p w14:paraId="000001B1" w14:textId="77777777" w:rsidR="00341B58" w:rsidRPr="005C188E" w:rsidRDefault="00000000">
      <w:pPr>
        <w:numPr>
          <w:ilvl w:val="0"/>
          <w:numId w:val="63"/>
        </w:numPr>
        <w:rPr>
          <w:lang w:val="pt-PT"/>
          <w:rPrChange w:id="1625" w:author="Janina Nalagy" w:date="2026-04-16T17:18:00Z" w16du:dateUtc="2026-04-16T15:18:00Z">
            <w:rPr/>
          </w:rPrChange>
        </w:rPr>
      </w:pPr>
      <w:r w:rsidRPr="005C188E">
        <w:rPr>
          <w:lang w:val="pt-PT"/>
          <w:rPrChange w:id="1626" w:author="Janina Nalagy" w:date="2026-04-16T17:18:00Z" w16du:dateUtc="2026-04-16T15:18:00Z">
            <w:rPr/>
          </w:rPrChange>
        </w:rPr>
        <w:t>O papel da fiscalização no sucesso de um projecto</w:t>
      </w:r>
    </w:p>
    <w:p w14:paraId="000001B2" w14:textId="77777777" w:rsidR="00341B58" w:rsidRPr="005C188E" w:rsidRDefault="00000000">
      <w:pPr>
        <w:numPr>
          <w:ilvl w:val="0"/>
          <w:numId w:val="63"/>
        </w:numPr>
        <w:rPr>
          <w:lang w:val="pt-PT"/>
          <w:rPrChange w:id="1627" w:author="Janina Nalagy" w:date="2026-04-16T17:18:00Z" w16du:dateUtc="2026-04-16T15:18:00Z">
            <w:rPr/>
          </w:rPrChange>
        </w:rPr>
      </w:pPr>
      <w:r w:rsidRPr="005C188E">
        <w:rPr>
          <w:lang w:val="pt-PT"/>
          <w:rPrChange w:id="1628" w:author="Janina Nalagy" w:date="2026-04-16T17:18:00Z" w16du:dateUtc="2026-04-16T15:18:00Z">
            <w:rPr/>
          </w:rPrChange>
        </w:rPr>
        <w:t>14 de Marco de 2026</w:t>
      </w:r>
    </w:p>
    <w:p w14:paraId="000001B3" w14:textId="77777777" w:rsidR="00341B58" w:rsidRPr="005C188E" w:rsidRDefault="00000000">
      <w:pPr>
        <w:numPr>
          <w:ilvl w:val="0"/>
          <w:numId w:val="63"/>
        </w:numPr>
        <w:rPr>
          <w:lang w:val="pt-PT"/>
          <w:rPrChange w:id="1629" w:author="Janina Nalagy" w:date="2026-04-16T17:18:00Z" w16du:dateUtc="2026-04-16T15:18:00Z">
            <w:rPr/>
          </w:rPrChange>
        </w:rPr>
      </w:pPr>
      <w:r w:rsidRPr="005C188E">
        <w:rPr>
          <w:lang w:val="pt-PT"/>
          <w:rPrChange w:id="1630" w:author="Janina Nalagy" w:date="2026-04-16T17:18:00Z" w16du:dateUtc="2026-04-16T15:18:00Z">
            <w:rPr/>
          </w:rPrChange>
        </w:rPr>
        <w:t>Peritagens técnicas para decisões com mais confiança</w:t>
      </w:r>
    </w:p>
    <w:p w14:paraId="000001B4" w14:textId="77777777" w:rsidR="00341B58" w:rsidRPr="005C188E" w:rsidRDefault="00000000">
      <w:pPr>
        <w:pStyle w:val="Ttulo4"/>
        <w:rPr>
          <w:lang w:val="pt-PT"/>
          <w:rPrChange w:id="1631" w:author="Janina Nalagy" w:date="2026-04-16T17:18:00Z" w16du:dateUtc="2026-04-16T15:18:00Z">
            <w:rPr/>
          </w:rPrChange>
        </w:rPr>
      </w:pPr>
      <w:bookmarkStart w:id="1632" w:name="_rxpantdzny3k" w:colFirst="0" w:colLast="0"/>
      <w:bookmarkEnd w:id="1632"/>
      <w:proofErr w:type="spellStart"/>
      <w:r w:rsidRPr="005C188E">
        <w:rPr>
          <w:lang w:val="pt-PT"/>
          <w:rPrChange w:id="1633" w:author="Janina Nalagy" w:date="2026-04-16T17:18:00Z" w16du:dateUtc="2026-04-16T15:18:00Z">
            <w:rPr/>
          </w:rPrChange>
        </w:rPr>
        <w:t>Páginacao</w:t>
      </w:r>
      <w:proofErr w:type="spellEnd"/>
    </w:p>
    <w:p w14:paraId="000001B5" w14:textId="77777777" w:rsidR="00341B58" w:rsidRPr="005C188E" w:rsidRDefault="00000000">
      <w:pPr>
        <w:numPr>
          <w:ilvl w:val="0"/>
          <w:numId w:val="15"/>
        </w:numPr>
        <w:rPr>
          <w:lang w:val="pt-PT"/>
          <w:rPrChange w:id="1634" w:author="Janina Nalagy" w:date="2026-04-16T17:18:00Z" w16du:dateUtc="2026-04-16T15:18:00Z">
            <w:rPr/>
          </w:rPrChange>
        </w:rPr>
      </w:pPr>
      <w:r w:rsidRPr="005C188E">
        <w:rPr>
          <w:lang w:val="pt-PT"/>
          <w:rPrChange w:id="1635" w:author="Janina Nalagy" w:date="2026-04-16T17:18:00Z" w16du:dateUtc="2026-04-16T15:18:00Z">
            <w:rPr/>
          </w:rPrChange>
        </w:rPr>
        <w:t>01</w:t>
      </w:r>
    </w:p>
    <w:p w14:paraId="000001B6" w14:textId="77777777" w:rsidR="00341B58" w:rsidRPr="005C188E" w:rsidRDefault="00000000">
      <w:pPr>
        <w:numPr>
          <w:ilvl w:val="0"/>
          <w:numId w:val="15"/>
        </w:numPr>
        <w:rPr>
          <w:lang w:val="pt-PT"/>
          <w:rPrChange w:id="1636" w:author="Janina Nalagy" w:date="2026-04-16T17:18:00Z" w16du:dateUtc="2026-04-16T15:18:00Z">
            <w:rPr/>
          </w:rPrChange>
        </w:rPr>
      </w:pPr>
      <w:r w:rsidRPr="005C188E">
        <w:rPr>
          <w:lang w:val="pt-PT"/>
          <w:rPrChange w:id="1637" w:author="Janina Nalagy" w:date="2026-04-16T17:18:00Z" w16du:dateUtc="2026-04-16T15:18:00Z">
            <w:rPr/>
          </w:rPrChange>
        </w:rPr>
        <w:t>02</w:t>
      </w:r>
    </w:p>
    <w:p w14:paraId="000001B7" w14:textId="77777777" w:rsidR="00341B58" w:rsidRPr="005C188E" w:rsidRDefault="00000000">
      <w:pPr>
        <w:numPr>
          <w:ilvl w:val="0"/>
          <w:numId w:val="15"/>
        </w:numPr>
        <w:rPr>
          <w:lang w:val="pt-PT"/>
          <w:rPrChange w:id="1638" w:author="Janina Nalagy" w:date="2026-04-16T17:18:00Z" w16du:dateUtc="2026-04-16T15:18:00Z">
            <w:rPr/>
          </w:rPrChange>
        </w:rPr>
      </w:pPr>
      <w:r w:rsidRPr="005C188E">
        <w:rPr>
          <w:lang w:val="pt-PT"/>
          <w:rPrChange w:id="1639" w:author="Janina Nalagy" w:date="2026-04-16T17:18:00Z" w16du:dateUtc="2026-04-16T15:18:00Z">
            <w:rPr/>
          </w:rPrChange>
        </w:rPr>
        <w:t>03</w:t>
      </w:r>
    </w:p>
    <w:p w14:paraId="000001B8" w14:textId="77777777" w:rsidR="00341B58" w:rsidRPr="005C188E" w:rsidRDefault="00000000">
      <w:pPr>
        <w:numPr>
          <w:ilvl w:val="0"/>
          <w:numId w:val="15"/>
        </w:numPr>
        <w:rPr>
          <w:lang w:val="pt-PT"/>
          <w:rPrChange w:id="1640" w:author="Janina Nalagy" w:date="2026-04-16T17:18:00Z" w16du:dateUtc="2026-04-16T15:18:00Z">
            <w:rPr/>
          </w:rPrChange>
        </w:rPr>
      </w:pPr>
      <w:r w:rsidRPr="005C188E">
        <w:rPr>
          <w:lang w:val="pt-PT"/>
          <w:rPrChange w:id="1641" w:author="Janina Nalagy" w:date="2026-04-16T17:18:00Z" w16du:dateUtc="2026-04-16T15:18:00Z">
            <w:rPr/>
          </w:rPrChange>
        </w:rPr>
        <w:t>04</w:t>
      </w:r>
    </w:p>
    <w:p w14:paraId="000001B9" w14:textId="77777777" w:rsidR="00341B58" w:rsidRPr="005C188E" w:rsidRDefault="00000000">
      <w:pPr>
        <w:pStyle w:val="Ttulo3"/>
        <w:rPr>
          <w:lang w:val="pt-PT"/>
          <w:rPrChange w:id="1642" w:author="Janina Nalagy" w:date="2026-04-16T17:18:00Z" w16du:dateUtc="2026-04-16T15:18:00Z">
            <w:rPr/>
          </w:rPrChange>
        </w:rPr>
      </w:pPr>
      <w:bookmarkStart w:id="1643" w:name="_sc6u2ie5fb51" w:colFirst="0" w:colLast="0"/>
      <w:bookmarkEnd w:id="1643"/>
      <w:r w:rsidRPr="005C188E">
        <w:rPr>
          <w:lang w:val="pt-PT"/>
          <w:rPrChange w:id="1644" w:author="Janina Nalagy" w:date="2026-04-16T17:18:00Z" w16du:dateUtc="2026-04-16T15:18:00Z">
            <w:rPr/>
          </w:rPrChange>
        </w:rPr>
        <w:t>Cartões/listagem do blog</w:t>
      </w:r>
    </w:p>
    <w:p w14:paraId="000001BA" w14:textId="77777777" w:rsidR="00341B58" w:rsidRPr="005C188E" w:rsidRDefault="00000000">
      <w:pPr>
        <w:pStyle w:val="Ttulo4"/>
        <w:rPr>
          <w:lang w:val="pt-PT"/>
          <w:rPrChange w:id="1645" w:author="Janina Nalagy" w:date="2026-04-16T17:18:00Z" w16du:dateUtc="2026-04-16T15:18:00Z">
            <w:rPr/>
          </w:rPrChange>
        </w:rPr>
      </w:pPr>
      <w:bookmarkStart w:id="1646" w:name="_t3crm2tgcs1d" w:colFirst="0" w:colLast="0"/>
      <w:bookmarkEnd w:id="1646"/>
      <w:r w:rsidRPr="005C188E">
        <w:rPr>
          <w:lang w:val="pt-PT"/>
          <w:rPrChange w:id="1647" w:author="Janina Nalagy" w:date="2026-04-16T17:18:00Z" w16du:dateUtc="2026-04-16T15:18:00Z">
            <w:rPr/>
          </w:rPrChange>
        </w:rPr>
        <w:t>Artigo 1</w:t>
      </w:r>
    </w:p>
    <w:p w14:paraId="000001BB" w14:textId="77777777" w:rsidR="00341B58" w:rsidRPr="005C188E" w:rsidRDefault="00000000">
      <w:pPr>
        <w:numPr>
          <w:ilvl w:val="0"/>
          <w:numId w:val="25"/>
        </w:numPr>
        <w:rPr>
          <w:lang w:val="pt-PT"/>
          <w:rPrChange w:id="1648" w:author="Janina Nalagy" w:date="2026-04-16T17:18:00Z" w16du:dateUtc="2026-04-16T15:18:00Z">
            <w:rPr/>
          </w:rPrChange>
        </w:rPr>
      </w:pPr>
      <w:r w:rsidRPr="005C188E">
        <w:rPr>
          <w:lang w:val="pt-PT"/>
          <w:rPrChange w:id="1649" w:author="Janina Nalagy" w:date="2026-04-16T17:18:00Z" w16du:dateUtc="2026-04-16T15:18:00Z">
            <w:rPr/>
          </w:rPrChange>
        </w:rPr>
        <w:t>REC</w:t>
      </w:r>
    </w:p>
    <w:p w14:paraId="000001BC" w14:textId="77777777" w:rsidR="00341B58" w:rsidRPr="005C188E" w:rsidRDefault="00000000">
      <w:pPr>
        <w:numPr>
          <w:ilvl w:val="0"/>
          <w:numId w:val="25"/>
        </w:numPr>
        <w:rPr>
          <w:lang w:val="pt-PT"/>
          <w:rPrChange w:id="1650" w:author="Janina Nalagy" w:date="2026-04-16T17:18:00Z" w16du:dateUtc="2026-04-16T15:18:00Z">
            <w:rPr/>
          </w:rPrChange>
        </w:rPr>
      </w:pPr>
      <w:r w:rsidRPr="005C188E">
        <w:rPr>
          <w:lang w:val="pt-PT"/>
          <w:rPrChange w:id="1651" w:author="Janina Nalagy" w:date="2026-04-16T17:18:00Z" w16du:dateUtc="2026-04-16T15:18:00Z">
            <w:rPr/>
          </w:rPrChange>
        </w:rPr>
        <w:t>Avaliação</w:t>
      </w:r>
    </w:p>
    <w:p w14:paraId="000001BD" w14:textId="77777777" w:rsidR="00341B58" w:rsidRPr="005C188E" w:rsidRDefault="00000000">
      <w:pPr>
        <w:numPr>
          <w:ilvl w:val="0"/>
          <w:numId w:val="25"/>
        </w:numPr>
        <w:rPr>
          <w:lang w:val="pt-PT"/>
          <w:rPrChange w:id="1652" w:author="Janina Nalagy" w:date="2026-04-16T17:18:00Z" w16du:dateUtc="2026-04-16T15:18:00Z">
            <w:rPr/>
          </w:rPrChange>
        </w:rPr>
      </w:pPr>
      <w:r w:rsidRPr="005C188E">
        <w:rPr>
          <w:lang w:val="pt-PT"/>
          <w:rPrChange w:id="1653" w:author="Janina Nalagy" w:date="2026-04-16T17:18:00Z" w16du:dateUtc="2026-04-16T15:18:00Z">
            <w:rPr/>
          </w:rPrChange>
        </w:rPr>
        <w:t>15 de Janeiro de 2026</w:t>
      </w:r>
    </w:p>
    <w:p w14:paraId="000001BE" w14:textId="77777777" w:rsidR="00341B58" w:rsidRPr="005C188E" w:rsidRDefault="00000000">
      <w:pPr>
        <w:numPr>
          <w:ilvl w:val="0"/>
          <w:numId w:val="25"/>
        </w:numPr>
        <w:rPr>
          <w:lang w:val="pt-PT"/>
          <w:rPrChange w:id="1654" w:author="Janina Nalagy" w:date="2026-04-16T17:18:00Z" w16du:dateUtc="2026-04-16T15:18:00Z">
            <w:rPr/>
          </w:rPrChange>
        </w:rPr>
      </w:pPr>
      <w:r w:rsidRPr="005C188E">
        <w:rPr>
          <w:lang w:val="pt-PT"/>
          <w:rPrChange w:id="1655" w:author="Janina Nalagy" w:date="2026-04-16T17:18:00Z" w16du:dateUtc="2026-04-16T15:18:00Z">
            <w:rPr/>
          </w:rPrChange>
        </w:rPr>
        <w:t>Como valorizar activos imobiliários com maior segurança</w:t>
      </w:r>
    </w:p>
    <w:p w14:paraId="000001BF" w14:textId="77777777" w:rsidR="00341B58" w:rsidRPr="005C188E" w:rsidRDefault="00000000">
      <w:pPr>
        <w:numPr>
          <w:ilvl w:val="0"/>
          <w:numId w:val="25"/>
        </w:numPr>
        <w:rPr>
          <w:lang w:val="pt-PT"/>
          <w:rPrChange w:id="1656" w:author="Janina Nalagy" w:date="2026-04-16T17:18:00Z" w16du:dateUtc="2026-04-16T15:18:00Z">
            <w:rPr/>
          </w:rPrChange>
        </w:rPr>
      </w:pPr>
      <w:r w:rsidRPr="005C188E">
        <w:rPr>
          <w:lang w:val="pt-PT"/>
          <w:rPrChange w:id="1657" w:author="Janina Nalagy" w:date="2026-04-16T17:18:00Z" w16du:dateUtc="2026-04-16T15:18:00Z">
            <w:rPr/>
          </w:rPrChange>
        </w:rPr>
        <w:t>Análises criteriosas, enquadramento técnico e leitura de mercado ajudam investidores e proprietários a tomar decisões mais informadas e sustentáveis.</w:t>
      </w:r>
    </w:p>
    <w:p w14:paraId="000001C0" w14:textId="77777777" w:rsidR="00341B58" w:rsidRPr="005C188E" w:rsidRDefault="00000000">
      <w:pPr>
        <w:numPr>
          <w:ilvl w:val="0"/>
          <w:numId w:val="25"/>
        </w:numPr>
        <w:rPr>
          <w:lang w:val="pt-PT"/>
          <w:rPrChange w:id="1658" w:author="Janina Nalagy" w:date="2026-04-16T17:18:00Z" w16du:dateUtc="2026-04-16T15:18:00Z">
            <w:rPr/>
          </w:rPrChange>
        </w:rPr>
      </w:pPr>
      <w:r w:rsidRPr="005C188E">
        <w:rPr>
          <w:lang w:val="pt-PT"/>
          <w:rPrChange w:id="1659" w:author="Janina Nalagy" w:date="2026-04-16T17:18:00Z" w16du:dateUtc="2026-04-16T15:18:00Z">
            <w:rPr/>
          </w:rPrChange>
        </w:rPr>
        <w:t>Ler detalhes</w:t>
      </w:r>
    </w:p>
    <w:p w14:paraId="000001C1" w14:textId="77777777" w:rsidR="00341B58" w:rsidRPr="005C188E" w:rsidRDefault="00000000">
      <w:pPr>
        <w:pStyle w:val="Ttulo4"/>
        <w:rPr>
          <w:lang w:val="pt-PT"/>
          <w:rPrChange w:id="1660" w:author="Janina Nalagy" w:date="2026-04-16T17:18:00Z" w16du:dateUtc="2026-04-16T15:18:00Z">
            <w:rPr/>
          </w:rPrChange>
        </w:rPr>
      </w:pPr>
      <w:bookmarkStart w:id="1661" w:name="_axjrm998l2tp" w:colFirst="0" w:colLast="0"/>
      <w:bookmarkEnd w:id="1661"/>
      <w:r w:rsidRPr="005C188E">
        <w:rPr>
          <w:lang w:val="pt-PT"/>
          <w:rPrChange w:id="1662" w:author="Janina Nalagy" w:date="2026-04-16T17:18:00Z" w16du:dateUtc="2026-04-16T15:18:00Z">
            <w:rPr/>
          </w:rPrChange>
        </w:rPr>
        <w:lastRenderedPageBreak/>
        <w:t>Artigo 2</w:t>
      </w:r>
    </w:p>
    <w:p w14:paraId="000001C2" w14:textId="77777777" w:rsidR="00341B58" w:rsidRPr="005C188E" w:rsidRDefault="00000000">
      <w:pPr>
        <w:numPr>
          <w:ilvl w:val="0"/>
          <w:numId w:val="46"/>
        </w:numPr>
        <w:rPr>
          <w:lang w:val="pt-PT"/>
          <w:rPrChange w:id="1663" w:author="Janina Nalagy" w:date="2026-04-16T17:18:00Z" w16du:dateUtc="2026-04-16T15:18:00Z">
            <w:rPr/>
          </w:rPrChange>
        </w:rPr>
      </w:pPr>
      <w:r w:rsidRPr="005C188E">
        <w:rPr>
          <w:lang w:val="pt-PT"/>
          <w:rPrChange w:id="1664" w:author="Janina Nalagy" w:date="2026-04-16T17:18:00Z" w16du:dateUtc="2026-04-16T15:18:00Z">
            <w:rPr/>
          </w:rPrChange>
        </w:rPr>
        <w:t>REC</w:t>
      </w:r>
    </w:p>
    <w:p w14:paraId="000001C3" w14:textId="77777777" w:rsidR="00341B58" w:rsidRPr="005C188E" w:rsidRDefault="00000000">
      <w:pPr>
        <w:numPr>
          <w:ilvl w:val="0"/>
          <w:numId w:val="46"/>
        </w:numPr>
        <w:rPr>
          <w:lang w:val="pt-PT"/>
          <w:rPrChange w:id="1665" w:author="Janina Nalagy" w:date="2026-04-16T17:18:00Z" w16du:dateUtc="2026-04-16T15:18:00Z">
            <w:rPr/>
          </w:rPrChange>
        </w:rPr>
      </w:pPr>
      <w:r w:rsidRPr="005C188E">
        <w:rPr>
          <w:lang w:val="pt-PT"/>
          <w:rPrChange w:id="1666" w:author="Janina Nalagy" w:date="2026-04-16T17:18:00Z" w16du:dateUtc="2026-04-16T15:18:00Z">
            <w:rPr/>
          </w:rPrChange>
        </w:rPr>
        <w:t>Fiscalização</w:t>
      </w:r>
    </w:p>
    <w:p w14:paraId="000001C4" w14:textId="77777777" w:rsidR="00341B58" w:rsidRPr="005C188E" w:rsidRDefault="00000000">
      <w:pPr>
        <w:numPr>
          <w:ilvl w:val="0"/>
          <w:numId w:val="46"/>
        </w:numPr>
        <w:rPr>
          <w:lang w:val="pt-PT"/>
          <w:rPrChange w:id="1667" w:author="Janina Nalagy" w:date="2026-04-16T17:18:00Z" w16du:dateUtc="2026-04-16T15:18:00Z">
            <w:rPr/>
          </w:rPrChange>
        </w:rPr>
      </w:pPr>
      <w:r w:rsidRPr="005C188E">
        <w:rPr>
          <w:lang w:val="pt-PT"/>
          <w:rPrChange w:id="1668" w:author="Janina Nalagy" w:date="2026-04-16T17:18:00Z" w16du:dateUtc="2026-04-16T15:18:00Z">
            <w:rPr/>
          </w:rPrChange>
        </w:rPr>
        <w:t>20 de Fevereiro de 2026</w:t>
      </w:r>
    </w:p>
    <w:p w14:paraId="000001C5" w14:textId="77777777" w:rsidR="00341B58" w:rsidRPr="005C188E" w:rsidRDefault="00000000">
      <w:pPr>
        <w:numPr>
          <w:ilvl w:val="0"/>
          <w:numId w:val="46"/>
        </w:numPr>
        <w:rPr>
          <w:lang w:val="pt-PT"/>
          <w:rPrChange w:id="1669" w:author="Janina Nalagy" w:date="2026-04-16T17:18:00Z" w16du:dateUtc="2026-04-16T15:18:00Z">
            <w:rPr/>
          </w:rPrChange>
        </w:rPr>
      </w:pPr>
      <w:r w:rsidRPr="005C188E">
        <w:rPr>
          <w:lang w:val="pt-PT"/>
          <w:rPrChange w:id="1670" w:author="Janina Nalagy" w:date="2026-04-16T17:18:00Z" w16du:dateUtc="2026-04-16T15:18:00Z">
            <w:rPr/>
          </w:rPrChange>
        </w:rPr>
        <w:t>O papel da fiscalização no sucesso de um projecto</w:t>
      </w:r>
    </w:p>
    <w:p w14:paraId="000001C6" w14:textId="77777777" w:rsidR="00341B58" w:rsidRPr="005C188E" w:rsidRDefault="00000000">
      <w:pPr>
        <w:numPr>
          <w:ilvl w:val="0"/>
          <w:numId w:val="46"/>
        </w:numPr>
        <w:rPr>
          <w:lang w:val="pt-PT"/>
          <w:rPrChange w:id="1671" w:author="Janina Nalagy" w:date="2026-04-16T17:18:00Z" w16du:dateUtc="2026-04-16T15:18:00Z">
            <w:rPr/>
          </w:rPrChange>
        </w:rPr>
      </w:pPr>
      <w:r w:rsidRPr="005C188E">
        <w:rPr>
          <w:lang w:val="pt-PT"/>
          <w:rPrChange w:id="1672" w:author="Janina Nalagy" w:date="2026-04-16T17:18:00Z" w16du:dateUtc="2026-04-16T15:18:00Z">
            <w:rPr/>
          </w:rPrChange>
        </w:rPr>
        <w:t>A supervisão técnica contínua reduz desvios, protege orçamentos e assegura padrões de qualidade ao longo de todas as fases da execução.</w:t>
      </w:r>
    </w:p>
    <w:p w14:paraId="000001C7" w14:textId="77777777" w:rsidR="00341B58" w:rsidRPr="005C188E" w:rsidRDefault="00000000">
      <w:pPr>
        <w:numPr>
          <w:ilvl w:val="0"/>
          <w:numId w:val="46"/>
        </w:numPr>
        <w:rPr>
          <w:lang w:val="pt-PT"/>
          <w:rPrChange w:id="1673" w:author="Janina Nalagy" w:date="2026-04-16T17:18:00Z" w16du:dateUtc="2026-04-16T15:18:00Z">
            <w:rPr/>
          </w:rPrChange>
        </w:rPr>
      </w:pPr>
      <w:r w:rsidRPr="005C188E">
        <w:rPr>
          <w:lang w:val="pt-PT"/>
          <w:rPrChange w:id="1674" w:author="Janina Nalagy" w:date="2026-04-16T17:18:00Z" w16du:dateUtc="2026-04-16T15:18:00Z">
            <w:rPr/>
          </w:rPrChange>
        </w:rPr>
        <w:t>Ler detalhes</w:t>
      </w:r>
    </w:p>
    <w:p w14:paraId="000001C8" w14:textId="77777777" w:rsidR="00341B58" w:rsidRPr="005C188E" w:rsidRDefault="00000000">
      <w:pPr>
        <w:pStyle w:val="Ttulo4"/>
        <w:rPr>
          <w:lang w:val="pt-PT"/>
          <w:rPrChange w:id="1675" w:author="Janina Nalagy" w:date="2026-04-16T17:18:00Z" w16du:dateUtc="2026-04-16T15:18:00Z">
            <w:rPr/>
          </w:rPrChange>
        </w:rPr>
      </w:pPr>
      <w:bookmarkStart w:id="1676" w:name="_ky8z1qqwg7fo" w:colFirst="0" w:colLast="0"/>
      <w:bookmarkEnd w:id="1676"/>
      <w:r w:rsidRPr="005C188E">
        <w:rPr>
          <w:lang w:val="pt-PT"/>
          <w:rPrChange w:id="1677" w:author="Janina Nalagy" w:date="2026-04-16T17:18:00Z" w16du:dateUtc="2026-04-16T15:18:00Z">
            <w:rPr/>
          </w:rPrChange>
        </w:rPr>
        <w:t>Artigo 3</w:t>
      </w:r>
    </w:p>
    <w:p w14:paraId="000001C9" w14:textId="77777777" w:rsidR="00341B58" w:rsidRPr="005C188E" w:rsidRDefault="00000000">
      <w:pPr>
        <w:numPr>
          <w:ilvl w:val="0"/>
          <w:numId w:val="8"/>
        </w:numPr>
        <w:rPr>
          <w:lang w:val="pt-PT"/>
          <w:rPrChange w:id="1678" w:author="Janina Nalagy" w:date="2026-04-16T17:18:00Z" w16du:dateUtc="2026-04-16T15:18:00Z">
            <w:rPr/>
          </w:rPrChange>
        </w:rPr>
      </w:pPr>
      <w:r w:rsidRPr="005C188E">
        <w:rPr>
          <w:lang w:val="pt-PT"/>
          <w:rPrChange w:id="1679" w:author="Janina Nalagy" w:date="2026-04-16T17:18:00Z" w16du:dateUtc="2026-04-16T15:18:00Z">
            <w:rPr/>
          </w:rPrChange>
        </w:rPr>
        <w:t>REC</w:t>
      </w:r>
    </w:p>
    <w:p w14:paraId="000001CA" w14:textId="77777777" w:rsidR="00341B58" w:rsidRPr="005C188E" w:rsidRDefault="00000000">
      <w:pPr>
        <w:numPr>
          <w:ilvl w:val="0"/>
          <w:numId w:val="8"/>
        </w:numPr>
        <w:rPr>
          <w:lang w:val="pt-PT"/>
          <w:rPrChange w:id="1680" w:author="Janina Nalagy" w:date="2026-04-16T17:18:00Z" w16du:dateUtc="2026-04-16T15:18:00Z">
            <w:rPr/>
          </w:rPrChange>
        </w:rPr>
      </w:pPr>
      <w:r w:rsidRPr="005C188E">
        <w:rPr>
          <w:lang w:val="pt-PT"/>
          <w:rPrChange w:id="1681" w:author="Janina Nalagy" w:date="2026-04-16T17:18:00Z" w16du:dateUtc="2026-04-16T15:18:00Z">
            <w:rPr/>
          </w:rPrChange>
        </w:rPr>
        <w:t>Peritagens</w:t>
      </w:r>
    </w:p>
    <w:p w14:paraId="000001CB" w14:textId="77777777" w:rsidR="00341B58" w:rsidRPr="005C188E" w:rsidRDefault="00000000">
      <w:pPr>
        <w:numPr>
          <w:ilvl w:val="0"/>
          <w:numId w:val="8"/>
        </w:numPr>
        <w:rPr>
          <w:lang w:val="pt-PT"/>
          <w:rPrChange w:id="1682" w:author="Janina Nalagy" w:date="2026-04-16T17:18:00Z" w16du:dateUtc="2026-04-16T15:18:00Z">
            <w:rPr/>
          </w:rPrChange>
        </w:rPr>
      </w:pPr>
      <w:r w:rsidRPr="005C188E">
        <w:rPr>
          <w:lang w:val="pt-PT"/>
          <w:rPrChange w:id="1683" w:author="Janina Nalagy" w:date="2026-04-16T17:18:00Z" w16du:dateUtc="2026-04-16T15:18:00Z">
            <w:rPr/>
          </w:rPrChange>
        </w:rPr>
        <w:t>14 de Marco de 2026</w:t>
      </w:r>
    </w:p>
    <w:p w14:paraId="000001CC" w14:textId="77777777" w:rsidR="00341B58" w:rsidRPr="005C188E" w:rsidRDefault="00000000">
      <w:pPr>
        <w:numPr>
          <w:ilvl w:val="0"/>
          <w:numId w:val="8"/>
        </w:numPr>
        <w:rPr>
          <w:lang w:val="pt-PT"/>
          <w:rPrChange w:id="1684" w:author="Janina Nalagy" w:date="2026-04-16T17:18:00Z" w16du:dateUtc="2026-04-16T15:18:00Z">
            <w:rPr/>
          </w:rPrChange>
        </w:rPr>
      </w:pPr>
      <w:r w:rsidRPr="005C188E">
        <w:rPr>
          <w:lang w:val="pt-PT"/>
          <w:rPrChange w:id="1685" w:author="Janina Nalagy" w:date="2026-04-16T17:18:00Z" w16du:dateUtc="2026-04-16T15:18:00Z">
            <w:rPr/>
          </w:rPrChange>
        </w:rPr>
        <w:t>Peritagens técnicas para decisões com mais confiança</w:t>
      </w:r>
    </w:p>
    <w:p w14:paraId="000001CD" w14:textId="77777777" w:rsidR="00341B58" w:rsidRPr="005C188E" w:rsidRDefault="00000000">
      <w:pPr>
        <w:numPr>
          <w:ilvl w:val="0"/>
          <w:numId w:val="8"/>
        </w:numPr>
        <w:rPr>
          <w:lang w:val="pt-PT"/>
          <w:rPrChange w:id="1686" w:author="Janina Nalagy" w:date="2026-04-16T17:18:00Z" w16du:dateUtc="2026-04-16T15:18:00Z">
            <w:rPr/>
          </w:rPrChange>
        </w:rPr>
      </w:pPr>
      <w:r w:rsidRPr="005C188E">
        <w:rPr>
          <w:lang w:val="pt-PT"/>
          <w:rPrChange w:id="1687" w:author="Janina Nalagy" w:date="2026-04-16T17:18:00Z" w16du:dateUtc="2026-04-16T15:18:00Z">
            <w:rPr/>
          </w:rPrChange>
        </w:rPr>
        <w:t>Relatórios claros, diagnósticos precisos e avaliação de risco reforçam a confiança em negócios patrimoniais, manutenção e processos de financiamento.</w:t>
      </w:r>
    </w:p>
    <w:p w14:paraId="000001CE" w14:textId="77777777" w:rsidR="00341B58" w:rsidRPr="005C188E" w:rsidRDefault="00000000">
      <w:pPr>
        <w:numPr>
          <w:ilvl w:val="0"/>
          <w:numId w:val="8"/>
        </w:numPr>
        <w:rPr>
          <w:lang w:val="pt-PT"/>
          <w:rPrChange w:id="1688" w:author="Janina Nalagy" w:date="2026-04-16T17:18:00Z" w16du:dateUtc="2026-04-16T15:18:00Z">
            <w:rPr/>
          </w:rPrChange>
        </w:rPr>
      </w:pPr>
      <w:r w:rsidRPr="005C188E">
        <w:rPr>
          <w:lang w:val="pt-PT"/>
          <w:rPrChange w:id="1689" w:author="Janina Nalagy" w:date="2026-04-16T17:18:00Z" w16du:dateUtc="2026-04-16T15:18:00Z">
            <w:rPr/>
          </w:rPrChange>
        </w:rPr>
        <w:t>Ler detalhes</w:t>
      </w:r>
    </w:p>
    <w:p w14:paraId="000001CF" w14:textId="77777777" w:rsidR="00341B58" w:rsidRPr="005C188E" w:rsidRDefault="00000000">
      <w:pPr>
        <w:pStyle w:val="Ttulo4"/>
        <w:rPr>
          <w:lang w:val="pt-PT"/>
          <w:rPrChange w:id="1690" w:author="Janina Nalagy" w:date="2026-04-16T17:18:00Z" w16du:dateUtc="2026-04-16T15:18:00Z">
            <w:rPr/>
          </w:rPrChange>
        </w:rPr>
      </w:pPr>
      <w:bookmarkStart w:id="1691" w:name="_aiivettyzklx" w:colFirst="0" w:colLast="0"/>
      <w:bookmarkEnd w:id="1691"/>
      <w:r w:rsidRPr="005C188E">
        <w:rPr>
          <w:lang w:val="pt-PT"/>
          <w:rPrChange w:id="1692" w:author="Janina Nalagy" w:date="2026-04-16T17:18:00Z" w16du:dateUtc="2026-04-16T15:18:00Z">
            <w:rPr/>
          </w:rPrChange>
        </w:rPr>
        <w:t>Artigo 4</w:t>
      </w:r>
    </w:p>
    <w:p w14:paraId="000001D0" w14:textId="77777777" w:rsidR="00341B58" w:rsidRPr="005C188E" w:rsidRDefault="00000000">
      <w:pPr>
        <w:numPr>
          <w:ilvl w:val="0"/>
          <w:numId w:val="44"/>
        </w:numPr>
        <w:rPr>
          <w:lang w:val="pt-PT"/>
          <w:rPrChange w:id="1693" w:author="Janina Nalagy" w:date="2026-04-16T17:18:00Z" w16du:dateUtc="2026-04-16T15:18:00Z">
            <w:rPr/>
          </w:rPrChange>
        </w:rPr>
      </w:pPr>
      <w:r w:rsidRPr="005C188E">
        <w:rPr>
          <w:lang w:val="pt-PT"/>
          <w:rPrChange w:id="1694" w:author="Janina Nalagy" w:date="2026-04-16T17:18:00Z" w16du:dateUtc="2026-04-16T15:18:00Z">
            <w:rPr/>
          </w:rPrChange>
        </w:rPr>
        <w:t>REC</w:t>
      </w:r>
    </w:p>
    <w:p w14:paraId="000001D1" w14:textId="77777777" w:rsidR="00341B58" w:rsidRPr="005C188E" w:rsidRDefault="00000000">
      <w:pPr>
        <w:numPr>
          <w:ilvl w:val="0"/>
          <w:numId w:val="44"/>
        </w:numPr>
        <w:rPr>
          <w:lang w:val="pt-PT"/>
          <w:rPrChange w:id="1695" w:author="Janina Nalagy" w:date="2026-04-16T17:18:00Z" w16du:dateUtc="2026-04-16T15:18:00Z">
            <w:rPr/>
          </w:rPrChange>
        </w:rPr>
      </w:pPr>
      <w:r w:rsidRPr="005C188E">
        <w:rPr>
          <w:lang w:val="pt-PT"/>
          <w:rPrChange w:id="1696" w:author="Janina Nalagy" w:date="2026-04-16T17:18:00Z" w16du:dateUtc="2026-04-16T15:18:00Z">
            <w:rPr/>
          </w:rPrChange>
        </w:rPr>
        <w:t>Activos</w:t>
      </w:r>
    </w:p>
    <w:p w14:paraId="000001D2" w14:textId="77777777" w:rsidR="00341B58" w:rsidRPr="005C188E" w:rsidRDefault="00000000">
      <w:pPr>
        <w:numPr>
          <w:ilvl w:val="0"/>
          <w:numId w:val="44"/>
        </w:numPr>
        <w:rPr>
          <w:lang w:val="pt-PT"/>
          <w:rPrChange w:id="1697" w:author="Janina Nalagy" w:date="2026-04-16T17:18:00Z" w16du:dateUtc="2026-04-16T15:18:00Z">
            <w:rPr/>
          </w:rPrChange>
        </w:rPr>
      </w:pPr>
      <w:r w:rsidRPr="005C188E">
        <w:rPr>
          <w:lang w:val="pt-PT"/>
          <w:rPrChange w:id="1698" w:author="Janina Nalagy" w:date="2026-04-16T17:18:00Z" w16du:dateUtc="2026-04-16T15:18:00Z">
            <w:rPr/>
          </w:rPrChange>
        </w:rPr>
        <w:t>09 de Abril de 2026</w:t>
      </w:r>
    </w:p>
    <w:p w14:paraId="000001D3" w14:textId="77777777" w:rsidR="00341B58" w:rsidRPr="005C188E" w:rsidRDefault="00000000">
      <w:pPr>
        <w:numPr>
          <w:ilvl w:val="0"/>
          <w:numId w:val="44"/>
        </w:numPr>
        <w:rPr>
          <w:lang w:val="pt-PT"/>
          <w:rPrChange w:id="1699" w:author="Janina Nalagy" w:date="2026-04-16T17:18:00Z" w16du:dateUtc="2026-04-16T15:18:00Z">
            <w:rPr/>
          </w:rPrChange>
        </w:rPr>
      </w:pPr>
      <w:r w:rsidRPr="005C188E">
        <w:rPr>
          <w:lang w:val="pt-PT"/>
          <w:rPrChange w:id="1700" w:author="Janina Nalagy" w:date="2026-04-16T17:18:00Z" w16du:dateUtc="2026-04-16T15:18:00Z">
            <w:rPr/>
          </w:rPrChange>
        </w:rPr>
        <w:t>Gestão de activos e inventariação com controlo digital</w:t>
      </w:r>
    </w:p>
    <w:p w14:paraId="000001D4" w14:textId="77777777" w:rsidR="00341B58" w:rsidRPr="005C188E" w:rsidRDefault="00000000">
      <w:pPr>
        <w:numPr>
          <w:ilvl w:val="0"/>
          <w:numId w:val="44"/>
        </w:numPr>
        <w:rPr>
          <w:lang w:val="pt-PT"/>
          <w:rPrChange w:id="1701" w:author="Janina Nalagy" w:date="2026-04-16T17:18:00Z" w16du:dateUtc="2026-04-16T15:18:00Z">
            <w:rPr/>
          </w:rPrChange>
        </w:rPr>
      </w:pPr>
      <w:r w:rsidRPr="005C188E">
        <w:rPr>
          <w:lang w:val="pt-PT"/>
          <w:rPrChange w:id="1702" w:author="Janina Nalagy" w:date="2026-04-16T17:18:00Z" w16du:dateUtc="2026-04-16T15:18:00Z">
            <w:rPr/>
          </w:rPrChange>
        </w:rPr>
        <w:t>Etiquetagem, reconciliação e bases de dados estruturadas permitem um controlo mais eficiente do património e melhor preparação para auditorias.</w:t>
      </w:r>
    </w:p>
    <w:p w14:paraId="000001D5" w14:textId="77777777" w:rsidR="00341B58" w:rsidRPr="005C188E" w:rsidRDefault="00000000">
      <w:pPr>
        <w:numPr>
          <w:ilvl w:val="0"/>
          <w:numId w:val="44"/>
        </w:numPr>
        <w:rPr>
          <w:lang w:val="pt-PT"/>
          <w:rPrChange w:id="1703" w:author="Janina Nalagy" w:date="2026-04-16T17:18:00Z" w16du:dateUtc="2026-04-16T15:18:00Z">
            <w:rPr/>
          </w:rPrChange>
        </w:rPr>
      </w:pPr>
      <w:r w:rsidRPr="005C188E">
        <w:rPr>
          <w:lang w:val="pt-PT"/>
          <w:rPrChange w:id="1704" w:author="Janina Nalagy" w:date="2026-04-16T17:18:00Z" w16du:dateUtc="2026-04-16T15:18:00Z">
            <w:rPr/>
          </w:rPrChange>
        </w:rPr>
        <w:t>Ler detalhes</w:t>
      </w:r>
    </w:p>
    <w:p w14:paraId="000001D6" w14:textId="77777777" w:rsidR="00341B58" w:rsidRPr="005C188E" w:rsidRDefault="00000000">
      <w:pPr>
        <w:pStyle w:val="Ttulo4"/>
        <w:rPr>
          <w:lang w:val="pt-PT"/>
          <w:rPrChange w:id="1705" w:author="Janina Nalagy" w:date="2026-04-16T17:18:00Z" w16du:dateUtc="2026-04-16T15:18:00Z">
            <w:rPr/>
          </w:rPrChange>
        </w:rPr>
      </w:pPr>
      <w:bookmarkStart w:id="1706" w:name="_wftcpufpvm6o" w:colFirst="0" w:colLast="0"/>
      <w:bookmarkEnd w:id="1706"/>
      <w:r w:rsidRPr="005C188E">
        <w:rPr>
          <w:lang w:val="pt-PT"/>
          <w:rPrChange w:id="1707" w:author="Janina Nalagy" w:date="2026-04-16T17:18:00Z" w16du:dateUtc="2026-04-16T15:18:00Z">
            <w:rPr/>
          </w:rPrChange>
        </w:rPr>
        <w:t>Artigo 5</w:t>
      </w:r>
    </w:p>
    <w:p w14:paraId="000001D7" w14:textId="77777777" w:rsidR="00341B58" w:rsidRPr="005C188E" w:rsidRDefault="00000000">
      <w:pPr>
        <w:numPr>
          <w:ilvl w:val="0"/>
          <w:numId w:val="33"/>
        </w:numPr>
        <w:rPr>
          <w:lang w:val="pt-PT"/>
          <w:rPrChange w:id="1708" w:author="Janina Nalagy" w:date="2026-04-16T17:18:00Z" w16du:dateUtc="2026-04-16T15:18:00Z">
            <w:rPr/>
          </w:rPrChange>
        </w:rPr>
      </w:pPr>
      <w:r w:rsidRPr="005C188E">
        <w:rPr>
          <w:lang w:val="pt-PT"/>
          <w:rPrChange w:id="1709" w:author="Janina Nalagy" w:date="2026-04-16T17:18:00Z" w16du:dateUtc="2026-04-16T15:18:00Z">
            <w:rPr/>
          </w:rPrChange>
        </w:rPr>
        <w:t>REC</w:t>
      </w:r>
    </w:p>
    <w:p w14:paraId="000001D8" w14:textId="77777777" w:rsidR="00341B58" w:rsidRPr="005C188E" w:rsidRDefault="00000000">
      <w:pPr>
        <w:numPr>
          <w:ilvl w:val="0"/>
          <w:numId w:val="33"/>
        </w:numPr>
        <w:rPr>
          <w:lang w:val="pt-PT"/>
          <w:rPrChange w:id="1710" w:author="Janina Nalagy" w:date="2026-04-16T17:18:00Z" w16du:dateUtc="2026-04-16T15:18:00Z">
            <w:rPr/>
          </w:rPrChange>
        </w:rPr>
      </w:pPr>
      <w:r w:rsidRPr="005C188E">
        <w:rPr>
          <w:lang w:val="pt-PT"/>
          <w:rPrChange w:id="1711" w:author="Janina Nalagy" w:date="2026-04-16T17:18:00Z" w16du:dateUtc="2026-04-16T15:18:00Z">
            <w:rPr/>
          </w:rPrChange>
        </w:rPr>
        <w:t>Consultoria</w:t>
      </w:r>
    </w:p>
    <w:p w14:paraId="000001D9" w14:textId="77777777" w:rsidR="00341B58" w:rsidRPr="005C188E" w:rsidRDefault="00000000">
      <w:pPr>
        <w:numPr>
          <w:ilvl w:val="0"/>
          <w:numId w:val="33"/>
        </w:numPr>
        <w:rPr>
          <w:lang w:val="pt-PT"/>
          <w:rPrChange w:id="1712" w:author="Janina Nalagy" w:date="2026-04-16T17:18:00Z" w16du:dateUtc="2026-04-16T15:18:00Z">
            <w:rPr/>
          </w:rPrChange>
        </w:rPr>
      </w:pPr>
      <w:r w:rsidRPr="005C188E">
        <w:rPr>
          <w:lang w:val="pt-PT"/>
          <w:rPrChange w:id="1713" w:author="Janina Nalagy" w:date="2026-04-16T17:18:00Z" w16du:dateUtc="2026-04-16T15:18:00Z">
            <w:rPr/>
          </w:rPrChange>
        </w:rPr>
        <w:t>28 de Abril de 2026</w:t>
      </w:r>
    </w:p>
    <w:p w14:paraId="000001DA" w14:textId="77777777" w:rsidR="00341B58" w:rsidRPr="005C188E" w:rsidRDefault="00000000">
      <w:pPr>
        <w:numPr>
          <w:ilvl w:val="0"/>
          <w:numId w:val="33"/>
        </w:numPr>
        <w:rPr>
          <w:lang w:val="pt-PT"/>
          <w:rPrChange w:id="1714" w:author="Janina Nalagy" w:date="2026-04-16T17:18:00Z" w16du:dateUtc="2026-04-16T15:18:00Z">
            <w:rPr/>
          </w:rPrChange>
        </w:rPr>
      </w:pPr>
      <w:r w:rsidRPr="005C188E">
        <w:rPr>
          <w:lang w:val="pt-PT"/>
          <w:rPrChange w:id="1715" w:author="Janina Nalagy" w:date="2026-04-16T17:18:00Z" w16du:dateUtc="2026-04-16T15:18:00Z">
            <w:rPr/>
          </w:rPrChange>
        </w:rPr>
        <w:t>Viabilidade financeira em projectos imobiliários</w:t>
      </w:r>
    </w:p>
    <w:p w14:paraId="000001DB" w14:textId="77777777" w:rsidR="00341B58" w:rsidRPr="005C188E" w:rsidRDefault="00000000">
      <w:pPr>
        <w:numPr>
          <w:ilvl w:val="0"/>
          <w:numId w:val="33"/>
        </w:numPr>
        <w:rPr>
          <w:lang w:val="pt-PT"/>
          <w:rPrChange w:id="1716" w:author="Janina Nalagy" w:date="2026-04-16T17:18:00Z" w16du:dateUtc="2026-04-16T15:18:00Z">
            <w:rPr/>
          </w:rPrChange>
        </w:rPr>
      </w:pPr>
      <w:r w:rsidRPr="005C188E">
        <w:rPr>
          <w:lang w:val="pt-PT"/>
          <w:rPrChange w:id="1717" w:author="Janina Nalagy" w:date="2026-04-16T17:18:00Z" w16du:dateUtc="2026-04-16T15:18:00Z">
            <w:rPr/>
          </w:rPrChange>
        </w:rPr>
        <w:t>Uma leitura técnica e financeira integrada ajuda a antecipar riscos, definir cenários realistas e orientar investimentos com maior previsibilidade.</w:t>
      </w:r>
    </w:p>
    <w:p w14:paraId="000001DC" w14:textId="77777777" w:rsidR="00341B58" w:rsidRPr="005C188E" w:rsidRDefault="00000000">
      <w:pPr>
        <w:numPr>
          <w:ilvl w:val="0"/>
          <w:numId w:val="33"/>
        </w:numPr>
        <w:rPr>
          <w:lang w:val="pt-PT"/>
          <w:rPrChange w:id="1718" w:author="Janina Nalagy" w:date="2026-04-16T17:18:00Z" w16du:dateUtc="2026-04-16T15:18:00Z">
            <w:rPr/>
          </w:rPrChange>
        </w:rPr>
      </w:pPr>
      <w:r w:rsidRPr="005C188E">
        <w:rPr>
          <w:lang w:val="pt-PT"/>
          <w:rPrChange w:id="1719" w:author="Janina Nalagy" w:date="2026-04-16T17:18:00Z" w16du:dateUtc="2026-04-16T15:18:00Z">
            <w:rPr/>
          </w:rPrChange>
        </w:rPr>
        <w:t>Ler detalhes</w:t>
      </w:r>
    </w:p>
    <w:p w14:paraId="000001DD" w14:textId="77777777" w:rsidR="00341B58" w:rsidRPr="005C188E" w:rsidRDefault="00000000">
      <w:pPr>
        <w:pStyle w:val="Ttulo4"/>
        <w:rPr>
          <w:lang w:val="pt-PT"/>
          <w:rPrChange w:id="1720" w:author="Janina Nalagy" w:date="2026-04-16T17:18:00Z" w16du:dateUtc="2026-04-16T15:18:00Z">
            <w:rPr/>
          </w:rPrChange>
        </w:rPr>
      </w:pPr>
      <w:bookmarkStart w:id="1721" w:name="_4n8gsxtlbf4b" w:colFirst="0" w:colLast="0"/>
      <w:bookmarkEnd w:id="1721"/>
      <w:r w:rsidRPr="005C188E">
        <w:rPr>
          <w:lang w:val="pt-PT"/>
          <w:rPrChange w:id="1722" w:author="Janina Nalagy" w:date="2026-04-16T17:18:00Z" w16du:dateUtc="2026-04-16T15:18:00Z">
            <w:rPr/>
          </w:rPrChange>
        </w:rPr>
        <w:t>Artigo 6</w:t>
      </w:r>
    </w:p>
    <w:p w14:paraId="000001DE" w14:textId="77777777" w:rsidR="00341B58" w:rsidRPr="005C188E" w:rsidRDefault="00000000">
      <w:pPr>
        <w:numPr>
          <w:ilvl w:val="0"/>
          <w:numId w:val="5"/>
        </w:numPr>
        <w:rPr>
          <w:lang w:val="pt-PT"/>
          <w:rPrChange w:id="1723" w:author="Janina Nalagy" w:date="2026-04-16T17:18:00Z" w16du:dateUtc="2026-04-16T15:18:00Z">
            <w:rPr/>
          </w:rPrChange>
        </w:rPr>
      </w:pPr>
      <w:r w:rsidRPr="005C188E">
        <w:rPr>
          <w:lang w:val="pt-PT"/>
          <w:rPrChange w:id="1724" w:author="Janina Nalagy" w:date="2026-04-16T17:18:00Z" w16du:dateUtc="2026-04-16T15:18:00Z">
            <w:rPr/>
          </w:rPrChange>
        </w:rPr>
        <w:t>REC</w:t>
      </w:r>
    </w:p>
    <w:p w14:paraId="000001DF" w14:textId="77777777" w:rsidR="00341B58" w:rsidRPr="005C188E" w:rsidRDefault="00000000">
      <w:pPr>
        <w:numPr>
          <w:ilvl w:val="0"/>
          <w:numId w:val="5"/>
        </w:numPr>
        <w:rPr>
          <w:lang w:val="pt-PT"/>
          <w:rPrChange w:id="1725" w:author="Janina Nalagy" w:date="2026-04-16T17:18:00Z" w16du:dateUtc="2026-04-16T15:18:00Z">
            <w:rPr/>
          </w:rPrChange>
        </w:rPr>
      </w:pPr>
      <w:r w:rsidRPr="005C188E">
        <w:rPr>
          <w:lang w:val="pt-PT"/>
          <w:rPrChange w:id="1726" w:author="Janina Nalagy" w:date="2026-04-16T17:18:00Z" w16du:dateUtc="2026-04-16T15:18:00Z">
            <w:rPr/>
          </w:rPrChange>
        </w:rPr>
        <w:t>Avaliação</w:t>
      </w:r>
    </w:p>
    <w:p w14:paraId="000001E0" w14:textId="77777777" w:rsidR="00341B58" w:rsidRPr="005C188E" w:rsidRDefault="00000000">
      <w:pPr>
        <w:numPr>
          <w:ilvl w:val="0"/>
          <w:numId w:val="5"/>
        </w:numPr>
        <w:rPr>
          <w:lang w:val="pt-PT"/>
          <w:rPrChange w:id="1727" w:author="Janina Nalagy" w:date="2026-04-16T17:18:00Z" w16du:dateUtc="2026-04-16T15:18:00Z">
            <w:rPr/>
          </w:rPrChange>
        </w:rPr>
      </w:pPr>
      <w:r w:rsidRPr="005C188E">
        <w:rPr>
          <w:lang w:val="pt-PT"/>
          <w:rPrChange w:id="1728" w:author="Janina Nalagy" w:date="2026-04-16T17:18:00Z" w16du:dateUtc="2026-04-16T15:18:00Z">
            <w:rPr/>
          </w:rPrChange>
        </w:rPr>
        <w:t>10 de Maio de 2026</w:t>
      </w:r>
    </w:p>
    <w:p w14:paraId="000001E1" w14:textId="77777777" w:rsidR="00341B58" w:rsidRPr="005C188E" w:rsidRDefault="00000000">
      <w:pPr>
        <w:numPr>
          <w:ilvl w:val="0"/>
          <w:numId w:val="5"/>
        </w:numPr>
        <w:rPr>
          <w:lang w:val="pt-PT"/>
          <w:rPrChange w:id="1729" w:author="Janina Nalagy" w:date="2026-04-16T17:18:00Z" w16du:dateUtc="2026-04-16T15:18:00Z">
            <w:rPr/>
          </w:rPrChange>
        </w:rPr>
      </w:pPr>
      <w:r w:rsidRPr="005C188E">
        <w:rPr>
          <w:lang w:val="pt-PT"/>
          <w:rPrChange w:id="1730" w:author="Janina Nalagy" w:date="2026-04-16T17:18:00Z" w16du:dateUtc="2026-04-16T15:18:00Z">
            <w:rPr/>
          </w:rPrChange>
        </w:rPr>
        <w:t>Como preparar um imóvel para avaliação</w:t>
      </w:r>
    </w:p>
    <w:p w14:paraId="000001E2" w14:textId="77777777" w:rsidR="00341B58" w:rsidRPr="005C188E" w:rsidRDefault="00000000">
      <w:pPr>
        <w:numPr>
          <w:ilvl w:val="0"/>
          <w:numId w:val="5"/>
        </w:numPr>
        <w:rPr>
          <w:lang w:val="pt-PT"/>
          <w:rPrChange w:id="1731" w:author="Janina Nalagy" w:date="2026-04-16T17:18:00Z" w16du:dateUtc="2026-04-16T15:18:00Z">
            <w:rPr/>
          </w:rPrChange>
        </w:rPr>
      </w:pPr>
      <w:proofErr w:type="spellStart"/>
      <w:r w:rsidRPr="005C188E">
        <w:rPr>
          <w:lang w:val="pt-PT"/>
          <w:rPrChange w:id="1732" w:author="Janina Nalagy" w:date="2026-04-16T17:18:00Z" w16du:dateUtc="2026-04-16T15:18:00Z">
            <w:rPr/>
          </w:rPrChange>
        </w:rPr>
        <w:lastRenderedPageBreak/>
        <w:t>Organizacao</w:t>
      </w:r>
      <w:proofErr w:type="spellEnd"/>
      <w:r w:rsidRPr="005C188E">
        <w:rPr>
          <w:lang w:val="pt-PT"/>
          <w:rPrChange w:id="1733" w:author="Janina Nalagy" w:date="2026-04-16T17:18:00Z" w16du:dateUtc="2026-04-16T15:18:00Z">
            <w:rPr/>
          </w:rPrChange>
        </w:rPr>
        <w:t xml:space="preserve"> documental, histórico de manutenção e enquadramento do activo ajudam a melhorar a </w:t>
      </w:r>
      <w:proofErr w:type="spellStart"/>
      <w:r w:rsidRPr="005C188E">
        <w:rPr>
          <w:lang w:val="pt-PT"/>
          <w:rPrChange w:id="1734" w:author="Janina Nalagy" w:date="2026-04-16T17:18:00Z" w16du:dateUtc="2026-04-16T15:18:00Z">
            <w:rPr/>
          </w:rPrChange>
        </w:rPr>
        <w:t>precisao</w:t>
      </w:r>
      <w:proofErr w:type="spellEnd"/>
      <w:r w:rsidRPr="005C188E">
        <w:rPr>
          <w:lang w:val="pt-PT"/>
          <w:rPrChange w:id="1735" w:author="Janina Nalagy" w:date="2026-04-16T17:18:00Z" w16du:dateUtc="2026-04-16T15:18:00Z">
            <w:rPr/>
          </w:rPrChange>
        </w:rPr>
        <w:t xml:space="preserve"> do processo de avaliação.</w:t>
      </w:r>
    </w:p>
    <w:p w14:paraId="000001E3" w14:textId="77777777" w:rsidR="00341B58" w:rsidRPr="005C188E" w:rsidRDefault="00000000">
      <w:pPr>
        <w:numPr>
          <w:ilvl w:val="0"/>
          <w:numId w:val="5"/>
        </w:numPr>
        <w:rPr>
          <w:lang w:val="pt-PT"/>
          <w:rPrChange w:id="1736" w:author="Janina Nalagy" w:date="2026-04-16T17:18:00Z" w16du:dateUtc="2026-04-16T15:18:00Z">
            <w:rPr/>
          </w:rPrChange>
        </w:rPr>
      </w:pPr>
      <w:r w:rsidRPr="005C188E">
        <w:rPr>
          <w:lang w:val="pt-PT"/>
          <w:rPrChange w:id="1737" w:author="Janina Nalagy" w:date="2026-04-16T17:18:00Z" w16du:dateUtc="2026-04-16T15:18:00Z">
            <w:rPr/>
          </w:rPrChange>
        </w:rPr>
        <w:t>Ler detalhes</w:t>
      </w:r>
    </w:p>
    <w:p w14:paraId="000001E4" w14:textId="77777777" w:rsidR="00341B58" w:rsidRPr="005C188E" w:rsidRDefault="00000000">
      <w:pPr>
        <w:pStyle w:val="Ttulo3"/>
        <w:rPr>
          <w:lang w:val="pt-PT"/>
          <w:rPrChange w:id="1738" w:author="Janina Nalagy" w:date="2026-04-16T17:18:00Z" w16du:dateUtc="2026-04-16T15:18:00Z">
            <w:rPr/>
          </w:rPrChange>
        </w:rPr>
      </w:pPr>
      <w:bookmarkStart w:id="1739" w:name="_auntg7m81kia" w:colFirst="0" w:colLast="0"/>
      <w:bookmarkEnd w:id="1739"/>
      <w:r w:rsidRPr="005C188E">
        <w:rPr>
          <w:lang w:val="pt-PT"/>
          <w:rPrChange w:id="1740" w:author="Janina Nalagy" w:date="2026-04-16T17:18:00Z" w16du:dateUtc="2026-04-16T15:18:00Z">
            <w:rPr/>
          </w:rPrChange>
        </w:rPr>
        <w:t>Páginas de artigo</w:t>
      </w:r>
    </w:p>
    <w:p w14:paraId="000001E5" w14:textId="77777777" w:rsidR="00341B58" w:rsidRPr="005C188E" w:rsidRDefault="00000000">
      <w:pPr>
        <w:pStyle w:val="Ttulo4"/>
        <w:rPr>
          <w:lang w:val="pt-PT"/>
          <w:rPrChange w:id="1741" w:author="Janina Nalagy" w:date="2026-04-16T17:18:00Z" w16du:dateUtc="2026-04-16T15:18:00Z">
            <w:rPr/>
          </w:rPrChange>
        </w:rPr>
      </w:pPr>
      <w:bookmarkStart w:id="1742" w:name="_ylwtknyxuqhd" w:colFirst="0" w:colLast="0"/>
      <w:bookmarkEnd w:id="1742"/>
      <w:r w:rsidRPr="005C188E">
        <w:rPr>
          <w:lang w:val="pt-PT"/>
          <w:rPrChange w:id="1743" w:author="Janina Nalagy" w:date="2026-04-16T17:18:00Z" w16du:dateUtc="2026-04-16T15:18:00Z">
            <w:rPr/>
          </w:rPrChange>
        </w:rPr>
        <w:t>Elementos partilhados</w:t>
      </w:r>
    </w:p>
    <w:p w14:paraId="000001E6" w14:textId="77777777" w:rsidR="00341B58" w:rsidRPr="005C188E" w:rsidRDefault="00000000">
      <w:pPr>
        <w:numPr>
          <w:ilvl w:val="0"/>
          <w:numId w:val="57"/>
        </w:numPr>
        <w:rPr>
          <w:lang w:val="pt-PT"/>
          <w:rPrChange w:id="1744" w:author="Janina Nalagy" w:date="2026-04-16T17:18:00Z" w16du:dateUtc="2026-04-16T15:18:00Z">
            <w:rPr/>
          </w:rPrChange>
        </w:rPr>
      </w:pPr>
      <w:r w:rsidRPr="005C188E">
        <w:rPr>
          <w:lang w:val="pt-PT"/>
          <w:rPrChange w:id="1745" w:author="Janina Nalagy" w:date="2026-04-16T17:18:00Z" w16du:dateUtc="2026-04-16T15:18:00Z">
            <w:rPr/>
          </w:rPrChange>
        </w:rPr>
        <w:t>Notícias</w:t>
      </w:r>
    </w:p>
    <w:p w14:paraId="000001E7" w14:textId="77777777" w:rsidR="00341B58" w:rsidRPr="005C188E" w:rsidRDefault="00000000">
      <w:pPr>
        <w:numPr>
          <w:ilvl w:val="0"/>
          <w:numId w:val="57"/>
        </w:numPr>
        <w:rPr>
          <w:lang w:val="pt-PT"/>
          <w:rPrChange w:id="1746" w:author="Janina Nalagy" w:date="2026-04-16T17:18:00Z" w16du:dateUtc="2026-04-16T15:18:00Z">
            <w:rPr/>
          </w:rPrChange>
        </w:rPr>
      </w:pPr>
      <w:proofErr w:type="spellStart"/>
      <w:r w:rsidRPr="005C188E">
        <w:rPr>
          <w:lang w:val="pt-PT"/>
          <w:rPrChange w:id="1747" w:author="Janina Nalagy" w:date="2026-04-16T17:18:00Z" w16du:dateUtc="2026-04-16T15:18:00Z">
            <w:rPr/>
          </w:rPrChange>
        </w:rPr>
        <w:t>Tags</w:t>
      </w:r>
      <w:proofErr w:type="spellEnd"/>
      <w:r w:rsidRPr="005C188E">
        <w:rPr>
          <w:lang w:val="pt-PT"/>
          <w:rPrChange w:id="1748" w:author="Janina Nalagy" w:date="2026-04-16T17:18:00Z" w16du:dateUtc="2026-04-16T15:18:00Z">
            <w:rPr/>
          </w:rPrChange>
        </w:rPr>
        <w:t>:</w:t>
      </w:r>
    </w:p>
    <w:p w14:paraId="000001E8" w14:textId="77777777" w:rsidR="00341B58" w:rsidRPr="005C188E" w:rsidRDefault="00000000">
      <w:pPr>
        <w:numPr>
          <w:ilvl w:val="0"/>
          <w:numId w:val="57"/>
        </w:numPr>
        <w:rPr>
          <w:lang w:val="pt-PT"/>
          <w:rPrChange w:id="1749" w:author="Janina Nalagy" w:date="2026-04-16T17:18:00Z" w16du:dateUtc="2026-04-16T15:18:00Z">
            <w:rPr/>
          </w:rPrChange>
        </w:rPr>
      </w:pPr>
      <w:r w:rsidRPr="005C188E">
        <w:rPr>
          <w:lang w:val="pt-PT"/>
          <w:rPrChange w:id="1750" w:author="Janina Nalagy" w:date="2026-04-16T17:18:00Z" w16du:dateUtc="2026-04-16T15:18:00Z">
            <w:rPr/>
          </w:rPrChange>
        </w:rPr>
        <w:t>Partilhar:</w:t>
      </w:r>
    </w:p>
    <w:p w14:paraId="000001E9" w14:textId="77777777" w:rsidR="00341B58" w:rsidRPr="005C188E" w:rsidRDefault="00000000">
      <w:pPr>
        <w:numPr>
          <w:ilvl w:val="0"/>
          <w:numId w:val="57"/>
        </w:numPr>
        <w:rPr>
          <w:lang w:val="pt-PT"/>
          <w:rPrChange w:id="1751" w:author="Janina Nalagy" w:date="2026-04-16T17:18:00Z" w16du:dateUtc="2026-04-16T15:18:00Z">
            <w:rPr/>
          </w:rPrChange>
        </w:rPr>
      </w:pPr>
      <w:r w:rsidRPr="005C188E">
        <w:rPr>
          <w:lang w:val="pt-PT"/>
          <w:rPrChange w:id="1752" w:author="Janina Nalagy" w:date="2026-04-16T17:18:00Z" w16du:dateUtc="2026-04-16T15:18:00Z">
            <w:rPr/>
          </w:rPrChange>
        </w:rPr>
        <w:t>Facebook</w:t>
      </w:r>
    </w:p>
    <w:p w14:paraId="000001EA" w14:textId="77777777" w:rsidR="00341B58" w:rsidRPr="005C188E" w:rsidRDefault="00000000">
      <w:pPr>
        <w:numPr>
          <w:ilvl w:val="0"/>
          <w:numId w:val="57"/>
        </w:numPr>
        <w:rPr>
          <w:lang w:val="pt-PT"/>
          <w:rPrChange w:id="1753" w:author="Janina Nalagy" w:date="2026-04-16T17:18:00Z" w16du:dateUtc="2026-04-16T15:18:00Z">
            <w:rPr/>
          </w:rPrChange>
        </w:rPr>
      </w:pPr>
      <w:r w:rsidRPr="005C188E">
        <w:rPr>
          <w:lang w:val="pt-PT"/>
          <w:rPrChange w:id="1754" w:author="Janina Nalagy" w:date="2026-04-16T17:18:00Z" w16du:dateUtc="2026-04-16T15:18:00Z">
            <w:rPr/>
          </w:rPrChange>
        </w:rPr>
        <w:t>X</w:t>
      </w:r>
    </w:p>
    <w:p w14:paraId="000001EB" w14:textId="77777777" w:rsidR="00341B58" w:rsidRPr="005C188E" w:rsidRDefault="00000000">
      <w:pPr>
        <w:numPr>
          <w:ilvl w:val="0"/>
          <w:numId w:val="57"/>
        </w:numPr>
        <w:rPr>
          <w:lang w:val="pt-PT"/>
          <w:rPrChange w:id="1755" w:author="Janina Nalagy" w:date="2026-04-16T17:18:00Z" w16du:dateUtc="2026-04-16T15:18:00Z">
            <w:rPr/>
          </w:rPrChange>
        </w:rPr>
      </w:pPr>
      <w:r w:rsidRPr="005C188E">
        <w:rPr>
          <w:lang w:val="pt-PT"/>
          <w:rPrChange w:id="1756" w:author="Janina Nalagy" w:date="2026-04-16T17:18:00Z" w16du:dateUtc="2026-04-16T15:18:00Z">
            <w:rPr/>
          </w:rPrChange>
        </w:rPr>
        <w:t>Instagram</w:t>
      </w:r>
    </w:p>
    <w:p w14:paraId="000001EC" w14:textId="77777777" w:rsidR="00341B58" w:rsidRPr="005C188E" w:rsidRDefault="00000000">
      <w:pPr>
        <w:numPr>
          <w:ilvl w:val="0"/>
          <w:numId w:val="57"/>
        </w:numPr>
        <w:rPr>
          <w:lang w:val="pt-PT"/>
          <w:rPrChange w:id="1757" w:author="Janina Nalagy" w:date="2026-04-16T17:18:00Z" w16du:dateUtc="2026-04-16T15:18:00Z">
            <w:rPr/>
          </w:rPrChange>
        </w:rPr>
      </w:pPr>
      <w:r w:rsidRPr="005C188E">
        <w:rPr>
          <w:lang w:val="pt-PT"/>
          <w:rPrChange w:id="1758" w:author="Janina Nalagy" w:date="2026-04-16T17:18:00Z" w16du:dateUtc="2026-04-16T15:18:00Z">
            <w:rPr/>
          </w:rPrChange>
        </w:rPr>
        <w:t>Deixe a Sua Mensagem</w:t>
      </w:r>
    </w:p>
    <w:p w14:paraId="000001ED" w14:textId="77777777" w:rsidR="00341B58" w:rsidRPr="005C188E" w:rsidRDefault="00000000">
      <w:pPr>
        <w:numPr>
          <w:ilvl w:val="0"/>
          <w:numId w:val="57"/>
        </w:numPr>
        <w:rPr>
          <w:lang w:val="pt-PT"/>
          <w:rPrChange w:id="1759" w:author="Janina Nalagy" w:date="2026-04-16T17:18:00Z" w16du:dateUtc="2026-04-16T15:18:00Z">
            <w:rPr/>
          </w:rPrChange>
        </w:rPr>
      </w:pPr>
      <w:r w:rsidRPr="005C188E">
        <w:rPr>
          <w:lang w:val="pt-PT"/>
          <w:rPrChange w:id="1760" w:author="Janina Nalagy" w:date="2026-04-16T17:18:00Z" w16du:dateUtc="2026-04-16T15:18:00Z">
            <w:rPr/>
          </w:rPrChange>
        </w:rPr>
        <w:t>O seu nome</w:t>
      </w:r>
    </w:p>
    <w:p w14:paraId="000001EE" w14:textId="77777777" w:rsidR="00341B58" w:rsidRPr="005C188E" w:rsidRDefault="00000000">
      <w:pPr>
        <w:numPr>
          <w:ilvl w:val="0"/>
          <w:numId w:val="57"/>
        </w:numPr>
        <w:rPr>
          <w:lang w:val="pt-PT"/>
          <w:rPrChange w:id="1761" w:author="Janina Nalagy" w:date="2026-04-16T17:18:00Z" w16du:dateUtc="2026-04-16T15:18:00Z">
            <w:rPr/>
          </w:rPrChange>
        </w:rPr>
      </w:pPr>
      <w:r w:rsidRPr="005C188E">
        <w:rPr>
          <w:lang w:val="pt-PT"/>
          <w:rPrChange w:id="1762" w:author="Janina Nalagy" w:date="2026-04-16T17:18:00Z" w16du:dateUtc="2026-04-16T15:18:00Z">
            <w:rPr/>
          </w:rPrChange>
        </w:rPr>
        <w:t>Endereço de e-mail</w:t>
      </w:r>
    </w:p>
    <w:p w14:paraId="000001EF" w14:textId="77777777" w:rsidR="00341B58" w:rsidRPr="005C188E" w:rsidRDefault="00000000">
      <w:pPr>
        <w:numPr>
          <w:ilvl w:val="0"/>
          <w:numId w:val="57"/>
        </w:numPr>
        <w:rPr>
          <w:lang w:val="pt-PT"/>
          <w:rPrChange w:id="1763" w:author="Janina Nalagy" w:date="2026-04-16T17:18:00Z" w16du:dateUtc="2026-04-16T15:18:00Z">
            <w:rPr/>
          </w:rPrChange>
        </w:rPr>
      </w:pPr>
      <w:r w:rsidRPr="005C188E">
        <w:rPr>
          <w:lang w:val="pt-PT"/>
          <w:rPrChange w:id="1764" w:author="Janina Nalagy" w:date="2026-04-16T17:18:00Z" w16du:dateUtc="2026-04-16T15:18:00Z">
            <w:rPr/>
          </w:rPrChange>
        </w:rPr>
        <w:t>Seleccione um tema</w:t>
      </w:r>
    </w:p>
    <w:p w14:paraId="000001F0" w14:textId="77777777" w:rsidR="00341B58" w:rsidRPr="005C188E" w:rsidRDefault="00000000">
      <w:pPr>
        <w:numPr>
          <w:ilvl w:val="0"/>
          <w:numId w:val="57"/>
        </w:numPr>
        <w:rPr>
          <w:lang w:val="pt-PT"/>
          <w:rPrChange w:id="1765" w:author="Janina Nalagy" w:date="2026-04-16T17:18:00Z" w16du:dateUtc="2026-04-16T15:18:00Z">
            <w:rPr/>
          </w:rPrChange>
        </w:rPr>
      </w:pPr>
      <w:r w:rsidRPr="005C188E">
        <w:rPr>
          <w:lang w:val="pt-PT"/>
          <w:rPrChange w:id="1766" w:author="Janina Nalagy" w:date="2026-04-16T17:18:00Z" w16du:dateUtc="2026-04-16T15:18:00Z">
            <w:rPr/>
          </w:rPrChange>
        </w:rPr>
        <w:t>Avaliação</w:t>
      </w:r>
    </w:p>
    <w:p w14:paraId="000001F1" w14:textId="77777777" w:rsidR="00341B58" w:rsidRPr="005C188E" w:rsidRDefault="00000000">
      <w:pPr>
        <w:numPr>
          <w:ilvl w:val="0"/>
          <w:numId w:val="57"/>
        </w:numPr>
        <w:rPr>
          <w:lang w:val="pt-PT"/>
          <w:rPrChange w:id="1767" w:author="Janina Nalagy" w:date="2026-04-16T17:18:00Z" w16du:dateUtc="2026-04-16T15:18:00Z">
            <w:rPr/>
          </w:rPrChange>
        </w:rPr>
      </w:pPr>
      <w:r w:rsidRPr="005C188E">
        <w:rPr>
          <w:lang w:val="pt-PT"/>
          <w:rPrChange w:id="1768" w:author="Janina Nalagy" w:date="2026-04-16T17:18:00Z" w16du:dateUtc="2026-04-16T15:18:00Z">
            <w:rPr/>
          </w:rPrChange>
        </w:rPr>
        <w:t>Consultoria</w:t>
      </w:r>
    </w:p>
    <w:p w14:paraId="000001F2" w14:textId="77777777" w:rsidR="00341B58" w:rsidRPr="005C188E" w:rsidRDefault="00000000">
      <w:pPr>
        <w:numPr>
          <w:ilvl w:val="0"/>
          <w:numId w:val="57"/>
        </w:numPr>
        <w:rPr>
          <w:lang w:val="pt-PT"/>
          <w:rPrChange w:id="1769" w:author="Janina Nalagy" w:date="2026-04-16T17:18:00Z" w16du:dateUtc="2026-04-16T15:18:00Z">
            <w:rPr/>
          </w:rPrChange>
        </w:rPr>
      </w:pPr>
      <w:r w:rsidRPr="005C188E">
        <w:rPr>
          <w:lang w:val="pt-PT"/>
          <w:rPrChange w:id="1770" w:author="Janina Nalagy" w:date="2026-04-16T17:18:00Z" w16du:dateUtc="2026-04-16T15:18:00Z">
            <w:rPr/>
          </w:rPrChange>
        </w:rPr>
        <w:t>Gestão de Projectos</w:t>
      </w:r>
    </w:p>
    <w:p w14:paraId="000001F3" w14:textId="77777777" w:rsidR="00341B58" w:rsidRPr="005C188E" w:rsidRDefault="00000000">
      <w:pPr>
        <w:numPr>
          <w:ilvl w:val="0"/>
          <w:numId w:val="57"/>
        </w:numPr>
        <w:rPr>
          <w:lang w:val="pt-PT"/>
          <w:rPrChange w:id="1771" w:author="Janina Nalagy" w:date="2026-04-16T17:18:00Z" w16du:dateUtc="2026-04-16T15:18:00Z">
            <w:rPr/>
          </w:rPrChange>
        </w:rPr>
      </w:pPr>
      <w:r w:rsidRPr="005C188E">
        <w:rPr>
          <w:lang w:val="pt-PT"/>
          <w:rPrChange w:id="1772" w:author="Janina Nalagy" w:date="2026-04-16T17:18:00Z" w16du:dateUtc="2026-04-16T15:18:00Z">
            <w:rPr/>
          </w:rPrChange>
        </w:rPr>
        <w:t>Peritagens</w:t>
      </w:r>
    </w:p>
    <w:p w14:paraId="000001F4" w14:textId="77777777" w:rsidR="00341B58" w:rsidRPr="005C188E" w:rsidRDefault="00000000">
      <w:pPr>
        <w:numPr>
          <w:ilvl w:val="0"/>
          <w:numId w:val="57"/>
        </w:numPr>
        <w:rPr>
          <w:lang w:val="pt-PT"/>
          <w:rPrChange w:id="1773" w:author="Janina Nalagy" w:date="2026-04-16T17:18:00Z" w16du:dateUtc="2026-04-16T15:18:00Z">
            <w:rPr/>
          </w:rPrChange>
        </w:rPr>
      </w:pPr>
      <w:r w:rsidRPr="005C188E">
        <w:rPr>
          <w:lang w:val="pt-PT"/>
          <w:rPrChange w:id="1774" w:author="Janina Nalagy" w:date="2026-04-16T17:18:00Z" w16du:dateUtc="2026-04-16T15:18:00Z">
            <w:rPr/>
          </w:rPrChange>
        </w:rPr>
        <w:t>Mensagem</w:t>
      </w:r>
    </w:p>
    <w:p w14:paraId="000001F5" w14:textId="77777777" w:rsidR="00341B58" w:rsidRPr="005C188E" w:rsidRDefault="00000000">
      <w:pPr>
        <w:numPr>
          <w:ilvl w:val="0"/>
          <w:numId w:val="57"/>
        </w:numPr>
        <w:rPr>
          <w:lang w:val="pt-PT"/>
          <w:rPrChange w:id="1775" w:author="Janina Nalagy" w:date="2026-04-16T17:18:00Z" w16du:dateUtc="2026-04-16T15:18:00Z">
            <w:rPr/>
          </w:rPrChange>
        </w:rPr>
      </w:pPr>
      <w:r w:rsidRPr="005C188E">
        <w:rPr>
          <w:lang w:val="pt-PT"/>
          <w:rPrChange w:id="1776" w:author="Janina Nalagy" w:date="2026-04-16T17:18:00Z" w16du:dateUtc="2026-04-16T15:18:00Z">
            <w:rPr/>
          </w:rPrChange>
        </w:rPr>
        <w:t>Enviar Mensagem</w:t>
      </w:r>
    </w:p>
    <w:p w14:paraId="000001F6" w14:textId="77777777" w:rsidR="00341B58" w:rsidRPr="005C188E" w:rsidRDefault="00000000">
      <w:pPr>
        <w:numPr>
          <w:ilvl w:val="0"/>
          <w:numId w:val="57"/>
        </w:numPr>
        <w:rPr>
          <w:lang w:val="pt-PT"/>
          <w:rPrChange w:id="1777" w:author="Janina Nalagy" w:date="2026-04-16T17:18:00Z" w16du:dateUtc="2026-04-16T15:18:00Z">
            <w:rPr/>
          </w:rPrChange>
        </w:rPr>
      </w:pPr>
      <w:r w:rsidRPr="005C188E">
        <w:rPr>
          <w:lang w:val="pt-PT"/>
          <w:rPrChange w:id="1778" w:author="Janina Nalagy" w:date="2026-04-16T17:18:00Z" w16du:dateUtc="2026-04-16T15:18:00Z">
            <w:rPr/>
          </w:rPrChange>
        </w:rPr>
        <w:t>Galeria</w:t>
      </w:r>
    </w:p>
    <w:p w14:paraId="000001F7" w14:textId="77777777" w:rsidR="00341B58" w:rsidRPr="005C188E" w:rsidRDefault="00000000">
      <w:pPr>
        <w:numPr>
          <w:ilvl w:val="0"/>
          <w:numId w:val="57"/>
        </w:numPr>
        <w:rPr>
          <w:lang w:val="pt-PT"/>
          <w:rPrChange w:id="1779" w:author="Janina Nalagy" w:date="2026-04-16T17:18:00Z" w16du:dateUtc="2026-04-16T15:18:00Z">
            <w:rPr/>
          </w:rPrChange>
        </w:rPr>
      </w:pPr>
      <w:r w:rsidRPr="005C188E">
        <w:rPr>
          <w:lang w:val="pt-PT"/>
          <w:rPrChange w:id="1780" w:author="Janina Nalagy" w:date="2026-04-16T17:18:00Z" w16du:dateUtc="2026-04-16T15:18:00Z">
            <w:rPr/>
          </w:rPrChange>
        </w:rPr>
        <w:t>Temas Populares</w:t>
      </w:r>
    </w:p>
    <w:p w14:paraId="000001F8" w14:textId="77777777" w:rsidR="00341B58" w:rsidRPr="005C188E" w:rsidRDefault="00000000">
      <w:pPr>
        <w:pStyle w:val="Ttulo3"/>
        <w:rPr>
          <w:lang w:val="pt-PT"/>
          <w:rPrChange w:id="1781" w:author="Janina Nalagy" w:date="2026-04-16T17:18:00Z" w16du:dateUtc="2026-04-16T15:18:00Z">
            <w:rPr/>
          </w:rPrChange>
        </w:rPr>
      </w:pPr>
      <w:bookmarkStart w:id="1782" w:name="_hasqqmomciyo" w:colFirst="0" w:colLast="0"/>
      <w:bookmarkEnd w:id="1782"/>
      <w:r w:rsidRPr="005C188E">
        <w:rPr>
          <w:lang w:val="pt-PT"/>
          <w:rPrChange w:id="1783" w:author="Janina Nalagy" w:date="2026-04-16T17:18:00Z" w16du:dateUtc="2026-04-16T15:18:00Z">
            <w:rPr/>
          </w:rPrChange>
        </w:rPr>
        <w:t>Artigo: Como valorizar activos imobiliários com maior segurança</w:t>
      </w:r>
    </w:p>
    <w:p w14:paraId="000001F9" w14:textId="77777777" w:rsidR="00341B58" w:rsidRPr="005C188E" w:rsidRDefault="00000000" w:rsidP="006E1279">
      <w:pPr>
        <w:ind w:left="360"/>
        <w:rPr>
          <w:lang w:val="pt-PT"/>
          <w:rPrChange w:id="1784" w:author="Janina Nalagy" w:date="2026-04-16T17:18:00Z" w16du:dateUtc="2026-04-16T15:18:00Z">
            <w:rPr/>
          </w:rPrChange>
        </w:rPr>
        <w:pPrChange w:id="1785" w:author="Janina Nalagy" w:date="2026-04-16T17:36:00Z" w16du:dateUtc="2026-04-16T15:36:00Z">
          <w:pPr>
            <w:numPr>
              <w:numId w:val="31"/>
            </w:numPr>
            <w:ind w:left="720" w:hanging="360"/>
          </w:pPr>
        </w:pPrChange>
      </w:pPr>
      <w:r w:rsidRPr="005C188E">
        <w:rPr>
          <w:lang w:val="pt-PT"/>
          <w:rPrChange w:id="1786" w:author="Janina Nalagy" w:date="2026-04-16T17:18:00Z" w16du:dateUtc="2026-04-16T15:18:00Z">
            <w:rPr/>
          </w:rPrChange>
        </w:rPr>
        <w:t>Notícias</w:t>
      </w:r>
    </w:p>
    <w:p w14:paraId="000001FA" w14:textId="77777777" w:rsidR="00341B58" w:rsidRPr="005C188E" w:rsidRDefault="00000000" w:rsidP="006E1279">
      <w:pPr>
        <w:ind w:left="360"/>
        <w:rPr>
          <w:lang w:val="pt-PT"/>
          <w:rPrChange w:id="1787" w:author="Janina Nalagy" w:date="2026-04-16T17:18:00Z" w16du:dateUtc="2026-04-16T15:18:00Z">
            <w:rPr/>
          </w:rPrChange>
        </w:rPr>
        <w:pPrChange w:id="1788" w:author="Janina Nalagy" w:date="2026-04-16T17:36:00Z" w16du:dateUtc="2026-04-16T15:36:00Z">
          <w:pPr>
            <w:numPr>
              <w:numId w:val="31"/>
            </w:numPr>
            <w:ind w:left="720" w:hanging="360"/>
          </w:pPr>
        </w:pPrChange>
      </w:pPr>
      <w:r w:rsidRPr="005C188E">
        <w:rPr>
          <w:lang w:val="pt-PT"/>
          <w:rPrChange w:id="1789" w:author="Janina Nalagy" w:date="2026-04-16T17:18:00Z" w16du:dateUtc="2026-04-16T15:18:00Z">
            <w:rPr/>
          </w:rPrChange>
        </w:rPr>
        <w:t>Como valorizar activos imobiliários com maior segurança</w:t>
      </w:r>
    </w:p>
    <w:p w14:paraId="000001FB" w14:textId="77777777" w:rsidR="00341B58" w:rsidRPr="005C188E" w:rsidRDefault="00000000" w:rsidP="006E1279">
      <w:pPr>
        <w:ind w:left="360"/>
        <w:rPr>
          <w:lang w:val="pt-PT"/>
          <w:rPrChange w:id="1790" w:author="Janina Nalagy" w:date="2026-04-16T17:18:00Z" w16du:dateUtc="2026-04-16T15:18:00Z">
            <w:rPr/>
          </w:rPrChange>
        </w:rPr>
        <w:pPrChange w:id="1791" w:author="Janina Nalagy" w:date="2026-04-16T17:36:00Z" w16du:dateUtc="2026-04-16T15:36:00Z">
          <w:pPr>
            <w:numPr>
              <w:numId w:val="31"/>
            </w:numPr>
            <w:ind w:left="720" w:hanging="360"/>
          </w:pPr>
        </w:pPrChange>
      </w:pPr>
      <w:r w:rsidRPr="005C188E">
        <w:rPr>
          <w:lang w:val="pt-PT"/>
          <w:rPrChange w:id="1792" w:author="Janina Nalagy" w:date="2026-04-16T17:18:00Z" w16du:dateUtc="2026-04-16T15:18:00Z">
            <w:rPr/>
          </w:rPrChange>
        </w:rPr>
        <w:t>REC</w:t>
      </w:r>
    </w:p>
    <w:p w14:paraId="000001FC" w14:textId="77777777" w:rsidR="00341B58" w:rsidRPr="005C188E" w:rsidRDefault="00000000" w:rsidP="006E1279">
      <w:pPr>
        <w:ind w:left="360"/>
        <w:rPr>
          <w:lang w:val="pt-PT"/>
          <w:rPrChange w:id="1793" w:author="Janina Nalagy" w:date="2026-04-16T17:18:00Z" w16du:dateUtc="2026-04-16T15:18:00Z">
            <w:rPr/>
          </w:rPrChange>
        </w:rPr>
        <w:pPrChange w:id="1794" w:author="Janina Nalagy" w:date="2026-04-16T17:36:00Z" w16du:dateUtc="2026-04-16T15:36:00Z">
          <w:pPr>
            <w:numPr>
              <w:numId w:val="31"/>
            </w:numPr>
            <w:ind w:left="720" w:hanging="360"/>
          </w:pPr>
        </w:pPrChange>
      </w:pPr>
      <w:r w:rsidRPr="005C188E">
        <w:rPr>
          <w:lang w:val="pt-PT"/>
          <w:rPrChange w:id="1795" w:author="Janina Nalagy" w:date="2026-04-16T17:18:00Z" w16du:dateUtc="2026-04-16T15:18:00Z">
            <w:rPr/>
          </w:rPrChange>
        </w:rPr>
        <w:t>Avaliação</w:t>
      </w:r>
    </w:p>
    <w:p w14:paraId="000001FD" w14:textId="77777777" w:rsidR="00341B58" w:rsidRPr="005C188E" w:rsidRDefault="00000000" w:rsidP="006E1279">
      <w:pPr>
        <w:ind w:left="360"/>
        <w:rPr>
          <w:lang w:val="pt-PT"/>
          <w:rPrChange w:id="1796" w:author="Janina Nalagy" w:date="2026-04-16T17:18:00Z" w16du:dateUtc="2026-04-16T15:18:00Z">
            <w:rPr/>
          </w:rPrChange>
        </w:rPr>
        <w:pPrChange w:id="1797" w:author="Janina Nalagy" w:date="2026-04-16T17:36:00Z" w16du:dateUtc="2026-04-16T15:36:00Z">
          <w:pPr>
            <w:numPr>
              <w:numId w:val="31"/>
            </w:numPr>
            <w:ind w:left="720" w:hanging="360"/>
          </w:pPr>
        </w:pPrChange>
      </w:pPr>
      <w:r w:rsidRPr="005C188E">
        <w:rPr>
          <w:lang w:val="pt-PT"/>
          <w:rPrChange w:id="1798" w:author="Janina Nalagy" w:date="2026-04-16T17:18:00Z" w16du:dateUtc="2026-04-16T15:18:00Z">
            <w:rPr/>
          </w:rPrChange>
        </w:rPr>
        <w:t>15 de Janeiro de 2026</w:t>
      </w:r>
    </w:p>
    <w:p w14:paraId="000001FE" w14:textId="77777777" w:rsidR="00341B58" w:rsidRPr="005C188E" w:rsidRDefault="00000000" w:rsidP="006E1279">
      <w:pPr>
        <w:ind w:left="360"/>
        <w:rPr>
          <w:lang w:val="pt-PT"/>
          <w:rPrChange w:id="1799" w:author="Janina Nalagy" w:date="2026-04-16T17:18:00Z" w16du:dateUtc="2026-04-16T15:18:00Z">
            <w:rPr/>
          </w:rPrChange>
        </w:rPr>
        <w:pPrChange w:id="1800" w:author="Janina Nalagy" w:date="2026-04-16T17:36:00Z" w16du:dateUtc="2026-04-16T15:36:00Z">
          <w:pPr>
            <w:numPr>
              <w:numId w:val="31"/>
            </w:numPr>
            <w:ind w:left="720" w:hanging="360"/>
          </w:pPr>
        </w:pPrChange>
      </w:pPr>
      <w:r w:rsidRPr="005C188E">
        <w:rPr>
          <w:lang w:val="pt-PT"/>
          <w:rPrChange w:id="1801" w:author="Janina Nalagy" w:date="2026-04-16T17:18:00Z" w16du:dateUtc="2026-04-16T15:18:00Z">
            <w:rPr/>
          </w:rPrChange>
        </w:rPr>
        <w:t>4 min de leitura</w:t>
      </w:r>
    </w:p>
    <w:p w14:paraId="588EBCAB" w14:textId="77777777" w:rsidR="00D91FE1" w:rsidRPr="00D91FE1" w:rsidRDefault="00D91FE1" w:rsidP="00D91FE1">
      <w:pPr>
        <w:ind w:left="360"/>
        <w:rPr>
          <w:ins w:id="1802" w:author="Janina Nalagy" w:date="2026-04-16T17:53:00Z"/>
          <w:rFonts w:ascii="Times New Roman" w:eastAsia="Times New Roman" w:hAnsi="Times New Roman" w:cs="Times New Roman"/>
          <w:b/>
          <w:bCs/>
          <w:sz w:val="24"/>
          <w:szCs w:val="24"/>
          <w:lang w:val="pt-PT"/>
        </w:rPr>
      </w:pPr>
      <w:ins w:id="1803" w:author="Janina Nalagy" w:date="2026-04-16T17:53:00Z">
        <w:r w:rsidRPr="00D91FE1">
          <w:rPr>
            <w:rFonts w:ascii="Times New Roman" w:eastAsia="Times New Roman" w:hAnsi="Times New Roman" w:cs="Times New Roman"/>
            <w:b/>
            <w:bCs/>
            <w:sz w:val="24"/>
            <w:szCs w:val="24"/>
            <w:lang w:val="pt-PT"/>
          </w:rPr>
          <w:t>Excerto</w:t>
        </w:r>
      </w:ins>
    </w:p>
    <w:p w14:paraId="76E8DBE9" w14:textId="77777777" w:rsidR="00D91FE1" w:rsidRPr="00D91FE1" w:rsidRDefault="00D91FE1" w:rsidP="00D91FE1">
      <w:pPr>
        <w:ind w:left="360"/>
        <w:rPr>
          <w:ins w:id="1804" w:author="Janina Nalagy" w:date="2026-04-16T17:53:00Z"/>
          <w:rFonts w:ascii="Times New Roman" w:eastAsia="Times New Roman" w:hAnsi="Times New Roman" w:cs="Times New Roman"/>
          <w:sz w:val="24"/>
          <w:szCs w:val="24"/>
          <w:lang w:val="pt-PT"/>
        </w:rPr>
      </w:pPr>
      <w:ins w:id="1805" w:author="Janina Nalagy" w:date="2026-04-16T17:53:00Z">
        <w:r w:rsidRPr="00D91FE1">
          <w:rPr>
            <w:rFonts w:ascii="Times New Roman" w:eastAsia="Times New Roman" w:hAnsi="Times New Roman" w:cs="Times New Roman"/>
            <w:sz w:val="24"/>
            <w:szCs w:val="24"/>
            <w:lang w:val="pt-PT"/>
          </w:rPr>
          <w:t>Uma avaliação rigorosa, devidamente enquadrada e alinhada com boas práticas internacionais permite proteger valor, reduzir incerteza e apoiar decisões patrimoniais com maior segurança.</w:t>
        </w:r>
      </w:ins>
    </w:p>
    <w:p w14:paraId="5E497A25" w14:textId="77777777" w:rsidR="00D91FE1" w:rsidRPr="00D91FE1" w:rsidRDefault="00D91FE1" w:rsidP="00D91FE1">
      <w:pPr>
        <w:ind w:left="360"/>
        <w:rPr>
          <w:ins w:id="1806" w:author="Janina Nalagy" w:date="2026-04-16T17:53:00Z"/>
          <w:rFonts w:ascii="Times New Roman" w:eastAsia="Times New Roman" w:hAnsi="Times New Roman" w:cs="Times New Roman"/>
          <w:b/>
          <w:bCs/>
          <w:sz w:val="24"/>
          <w:szCs w:val="24"/>
          <w:lang w:val="pt-PT"/>
        </w:rPr>
      </w:pPr>
      <w:ins w:id="1807" w:author="Janina Nalagy" w:date="2026-04-16T17:53:00Z">
        <w:r w:rsidRPr="00D91FE1">
          <w:rPr>
            <w:rFonts w:ascii="Times New Roman" w:eastAsia="Times New Roman" w:hAnsi="Times New Roman" w:cs="Times New Roman"/>
            <w:b/>
            <w:bCs/>
            <w:sz w:val="24"/>
            <w:szCs w:val="24"/>
            <w:lang w:val="pt-PT"/>
          </w:rPr>
          <w:t>Corpo do artigo</w:t>
        </w:r>
      </w:ins>
    </w:p>
    <w:p w14:paraId="43DFCB10" w14:textId="77777777" w:rsidR="00D91FE1" w:rsidRPr="00D91FE1" w:rsidRDefault="00D91FE1" w:rsidP="00D91FE1">
      <w:pPr>
        <w:ind w:left="360"/>
        <w:rPr>
          <w:ins w:id="1808" w:author="Janina Nalagy" w:date="2026-04-16T17:53:00Z"/>
          <w:rFonts w:ascii="Times New Roman" w:eastAsia="Times New Roman" w:hAnsi="Times New Roman" w:cs="Times New Roman"/>
          <w:sz w:val="24"/>
          <w:szCs w:val="24"/>
          <w:lang w:val="pt-PT"/>
        </w:rPr>
      </w:pPr>
      <w:ins w:id="1809" w:author="Janina Nalagy" w:date="2026-04-16T17:53:00Z">
        <w:r w:rsidRPr="00D91FE1">
          <w:rPr>
            <w:rFonts w:ascii="Times New Roman" w:eastAsia="Times New Roman" w:hAnsi="Times New Roman" w:cs="Times New Roman"/>
            <w:sz w:val="24"/>
            <w:szCs w:val="24"/>
            <w:lang w:val="pt-PT"/>
          </w:rPr>
          <w:t>Num mercado cada vez mais exigente, valorizar um activo imobiliário com segurança requer muito mais do que percepção comercial ou simples comparação de preços. Requer análise técnica, enquadramento normativo, leitura de mercado e uma compreensão clara das características concretas do activo.</w:t>
        </w:r>
      </w:ins>
    </w:p>
    <w:p w14:paraId="7B7DF4AF" w14:textId="77777777" w:rsidR="00D91FE1" w:rsidRPr="00D91FE1" w:rsidRDefault="00D91FE1" w:rsidP="00D91FE1">
      <w:pPr>
        <w:ind w:left="360"/>
        <w:rPr>
          <w:ins w:id="1810" w:author="Janina Nalagy" w:date="2026-04-16T17:53:00Z"/>
          <w:rFonts w:ascii="Times New Roman" w:eastAsia="Times New Roman" w:hAnsi="Times New Roman" w:cs="Times New Roman"/>
          <w:sz w:val="24"/>
          <w:szCs w:val="24"/>
          <w:lang w:val="pt-PT"/>
        </w:rPr>
      </w:pPr>
      <w:ins w:id="1811" w:author="Janina Nalagy" w:date="2026-04-16T17:53:00Z">
        <w:r w:rsidRPr="00D91FE1">
          <w:rPr>
            <w:rFonts w:ascii="Times New Roman" w:eastAsia="Times New Roman" w:hAnsi="Times New Roman" w:cs="Times New Roman"/>
            <w:sz w:val="24"/>
            <w:szCs w:val="24"/>
            <w:lang w:val="pt-PT"/>
          </w:rPr>
          <w:lastRenderedPageBreak/>
          <w:t>Na REC, entendemos a avaliação como um instrumento de suporte à decisão. Por isso, cruzamos informação física, documental, urbanística, comercial e financeira para produzir análises consistentes e tecnicamente fundamentadas, adequadas a diferentes finalidades, desde investimento e financiamento até reporte financeiro, negociação e gestão patrimonial.</w:t>
        </w:r>
      </w:ins>
    </w:p>
    <w:p w14:paraId="2A20CF8B" w14:textId="77777777" w:rsidR="00D91FE1" w:rsidRPr="00D91FE1" w:rsidRDefault="00D91FE1" w:rsidP="00D91FE1">
      <w:pPr>
        <w:ind w:left="360"/>
        <w:rPr>
          <w:ins w:id="1812" w:author="Janina Nalagy" w:date="2026-04-16T17:53:00Z"/>
          <w:rFonts w:ascii="Times New Roman" w:eastAsia="Times New Roman" w:hAnsi="Times New Roman" w:cs="Times New Roman"/>
          <w:sz w:val="24"/>
          <w:szCs w:val="24"/>
          <w:lang w:val="pt-PT"/>
        </w:rPr>
      </w:pPr>
      <w:ins w:id="1813" w:author="Janina Nalagy" w:date="2026-04-16T17:53:00Z">
        <w:r w:rsidRPr="00D91FE1">
          <w:rPr>
            <w:rFonts w:ascii="Times New Roman" w:eastAsia="Times New Roman" w:hAnsi="Times New Roman" w:cs="Times New Roman"/>
            <w:sz w:val="24"/>
            <w:szCs w:val="24"/>
            <w:lang w:val="pt-PT"/>
          </w:rPr>
          <w:t>Uma avaliação bem conduzida permite ao cliente compreender melhor o posicionamento do activo, comparar cenários, identificar riscos e sustentar o valor do seu património de forma mais robusta perante investidores, auditores, instituições financeiras ou potenciais compradores.</w:t>
        </w:r>
      </w:ins>
    </w:p>
    <w:p w14:paraId="47C6C59D" w14:textId="77777777" w:rsidR="00D91FE1" w:rsidRPr="00D91FE1" w:rsidRDefault="00D91FE1" w:rsidP="00D91FE1">
      <w:pPr>
        <w:ind w:left="360"/>
        <w:rPr>
          <w:ins w:id="1814" w:author="Janina Nalagy" w:date="2026-04-16T17:53:00Z"/>
          <w:rFonts w:ascii="Times New Roman" w:eastAsia="Times New Roman" w:hAnsi="Times New Roman" w:cs="Times New Roman"/>
          <w:sz w:val="24"/>
          <w:szCs w:val="24"/>
          <w:lang w:val="pt-PT"/>
        </w:rPr>
      </w:pPr>
      <w:ins w:id="1815" w:author="Janina Nalagy" w:date="2026-04-16T17:53:00Z">
        <w:r w:rsidRPr="00D91FE1">
          <w:rPr>
            <w:rFonts w:ascii="Times New Roman" w:eastAsia="Times New Roman" w:hAnsi="Times New Roman" w:cs="Times New Roman"/>
            <w:sz w:val="24"/>
            <w:szCs w:val="24"/>
            <w:lang w:val="pt-PT"/>
          </w:rPr>
          <w:t>Este trabalho torna-se ainda mais relevante em operações complexas, nas quais a qualidade da análise pode influenciar directamente a estratégia, a capacidade de negociação e a segurança da decisão.</w:t>
        </w:r>
      </w:ins>
    </w:p>
    <w:p w14:paraId="2F97E1C4" w14:textId="77777777" w:rsidR="00D91FE1" w:rsidRPr="00D91FE1" w:rsidRDefault="00D91FE1" w:rsidP="00D91FE1">
      <w:pPr>
        <w:ind w:left="360"/>
        <w:rPr>
          <w:ins w:id="1816" w:author="Janina Nalagy" w:date="2026-04-16T17:53:00Z"/>
          <w:rFonts w:ascii="Times New Roman" w:eastAsia="Times New Roman" w:hAnsi="Times New Roman" w:cs="Times New Roman"/>
          <w:sz w:val="24"/>
          <w:szCs w:val="24"/>
          <w:lang w:val="pt-PT"/>
        </w:rPr>
      </w:pPr>
      <w:ins w:id="1817" w:author="Janina Nalagy" w:date="2026-04-16T17:53:00Z">
        <w:r w:rsidRPr="00D91FE1">
          <w:rPr>
            <w:rFonts w:ascii="Times New Roman" w:eastAsia="Times New Roman" w:hAnsi="Times New Roman" w:cs="Times New Roman"/>
            <w:sz w:val="24"/>
            <w:szCs w:val="24"/>
            <w:lang w:val="pt-PT"/>
          </w:rPr>
          <w:t>Ao actuar com base em metodologias reconhecidas internacionalmente, incluindo princípios alinhados com a RICS e as IVS, a REC procura assegurar rigor, objectividade, transparência e utilidade prática em cada trabalho realizado.</w:t>
        </w:r>
      </w:ins>
    </w:p>
    <w:p w14:paraId="70BCEBD9" w14:textId="77777777" w:rsidR="00D91FE1" w:rsidRPr="00D91FE1" w:rsidRDefault="00D91FE1" w:rsidP="00D91FE1">
      <w:pPr>
        <w:ind w:left="360"/>
        <w:rPr>
          <w:ins w:id="1818" w:author="Janina Nalagy" w:date="2026-04-16T17:53:00Z"/>
          <w:rFonts w:ascii="Times New Roman" w:eastAsia="Times New Roman" w:hAnsi="Times New Roman" w:cs="Times New Roman"/>
          <w:sz w:val="24"/>
          <w:szCs w:val="24"/>
          <w:lang w:val="pt-PT"/>
        </w:rPr>
      </w:pPr>
      <w:ins w:id="1819" w:author="Janina Nalagy" w:date="2026-04-16T17:53:00Z">
        <w:r w:rsidRPr="00D91FE1">
          <w:rPr>
            <w:rFonts w:ascii="Times New Roman" w:eastAsia="Times New Roman" w:hAnsi="Times New Roman" w:cs="Times New Roman"/>
            <w:sz w:val="24"/>
            <w:szCs w:val="24"/>
            <w:lang w:val="pt-PT"/>
          </w:rPr>
          <w:t>Valorizar com maior segurança é, em última análise, transformar informação dispersa em conhecimento accionável. E é precisamente essa capacidade que permite ao cliente avançar com maior confiança e visão de longo prazo.</w:t>
        </w:r>
      </w:ins>
    </w:p>
    <w:p w14:paraId="1AB0E742" w14:textId="77777777" w:rsidR="00D91FE1" w:rsidRPr="00D91FE1" w:rsidRDefault="00D91FE1" w:rsidP="00D91FE1">
      <w:pPr>
        <w:ind w:left="360"/>
        <w:rPr>
          <w:ins w:id="1820" w:author="Janina Nalagy" w:date="2026-04-16T17:53:00Z"/>
          <w:rFonts w:ascii="Times New Roman" w:eastAsia="Times New Roman" w:hAnsi="Times New Roman" w:cs="Times New Roman"/>
          <w:b/>
          <w:bCs/>
          <w:sz w:val="24"/>
          <w:szCs w:val="24"/>
          <w:lang w:val="pt-PT"/>
        </w:rPr>
      </w:pPr>
      <w:ins w:id="1821" w:author="Janina Nalagy" w:date="2026-04-16T17:53:00Z">
        <w:r w:rsidRPr="00D91FE1">
          <w:rPr>
            <w:rFonts w:ascii="Times New Roman" w:eastAsia="Times New Roman" w:hAnsi="Times New Roman" w:cs="Times New Roman"/>
            <w:b/>
            <w:bCs/>
            <w:sz w:val="24"/>
            <w:szCs w:val="24"/>
            <w:lang w:val="pt-PT"/>
          </w:rPr>
          <w:t>Meta descrição</w:t>
        </w:r>
      </w:ins>
    </w:p>
    <w:p w14:paraId="0FA49989" w14:textId="77777777" w:rsidR="00D91FE1" w:rsidRPr="00D91FE1" w:rsidRDefault="00D91FE1" w:rsidP="00D91FE1">
      <w:pPr>
        <w:ind w:left="360"/>
        <w:rPr>
          <w:ins w:id="1822" w:author="Janina Nalagy" w:date="2026-04-16T17:53:00Z"/>
          <w:rFonts w:ascii="Times New Roman" w:eastAsia="Times New Roman" w:hAnsi="Times New Roman" w:cs="Times New Roman"/>
          <w:sz w:val="24"/>
          <w:szCs w:val="24"/>
          <w:lang w:val="pt-PT"/>
        </w:rPr>
      </w:pPr>
      <w:ins w:id="1823" w:author="Janina Nalagy" w:date="2026-04-16T17:53:00Z">
        <w:r w:rsidRPr="00D91FE1">
          <w:rPr>
            <w:rFonts w:ascii="Times New Roman" w:eastAsia="Times New Roman" w:hAnsi="Times New Roman" w:cs="Times New Roman"/>
            <w:sz w:val="24"/>
            <w:szCs w:val="24"/>
            <w:lang w:val="pt-PT"/>
          </w:rPr>
          <w:t>Saiba como uma avaliação imobiliária rigorosa ajuda a proteger valor, reduzir risco e apoiar decisões de investimento, financiamento e gestão patrimonial.</w:t>
        </w:r>
      </w:ins>
    </w:p>
    <w:p w14:paraId="70E04EA1" w14:textId="77777777" w:rsidR="006E1279" w:rsidRPr="006E1279" w:rsidRDefault="006E1279" w:rsidP="006E1279">
      <w:pPr>
        <w:ind w:left="360"/>
        <w:rPr>
          <w:ins w:id="1824" w:author="Janina Nalagy" w:date="2026-04-16T17:39:00Z"/>
          <w:rFonts w:ascii="Times New Roman" w:eastAsia="Times New Roman" w:hAnsi="Times New Roman" w:cs="Times New Roman"/>
          <w:sz w:val="24"/>
          <w:szCs w:val="24"/>
          <w:lang w:val="pt-PT"/>
        </w:rPr>
      </w:pPr>
    </w:p>
    <w:p w14:paraId="000001FF" w14:textId="7390A175" w:rsidR="00341B58" w:rsidRPr="005C188E" w:rsidDel="006E1279" w:rsidRDefault="00000000" w:rsidP="00BB4A75">
      <w:pPr>
        <w:ind w:left="360"/>
        <w:rPr>
          <w:del w:id="1825" w:author="Janina Nalagy" w:date="2026-04-16T17:36:00Z" w16du:dateUtc="2026-04-16T15:36:00Z"/>
          <w:lang w:val="pt-PT"/>
          <w:rPrChange w:id="1826" w:author="Janina Nalagy" w:date="2026-04-16T17:18:00Z" w16du:dateUtc="2026-04-16T15:18:00Z">
            <w:rPr>
              <w:del w:id="1827" w:author="Janina Nalagy" w:date="2026-04-16T17:36:00Z" w16du:dateUtc="2026-04-16T15:36:00Z"/>
            </w:rPr>
          </w:rPrChange>
        </w:rPr>
        <w:pPrChange w:id="1828" w:author="Janina Nalagy" w:date="2026-04-16T17:35:00Z" w16du:dateUtc="2026-04-16T15:35:00Z">
          <w:pPr>
            <w:numPr>
              <w:numId w:val="31"/>
            </w:numPr>
            <w:ind w:left="720" w:hanging="360"/>
          </w:pPr>
        </w:pPrChange>
      </w:pPr>
      <w:del w:id="1829" w:author="Janina Nalagy" w:date="2026-04-16T17:36:00Z" w16du:dateUtc="2026-04-16T15:36:00Z">
        <w:r w:rsidRPr="005C188E" w:rsidDel="006E1279">
          <w:rPr>
            <w:lang w:val="pt-PT"/>
            <w:rPrChange w:id="1830" w:author="Janina Nalagy" w:date="2026-04-16T17:18:00Z" w16du:dateUtc="2026-04-16T15:18:00Z">
              <w:rPr/>
            </w:rPrChange>
          </w:rPr>
          <w:delText>Análises criteriosas, enquadramento técnico e leitura de mercado ajudam investidores e proprietários a tomar decisões mais informadas e sustentáveis.</w:delText>
        </w:r>
      </w:del>
    </w:p>
    <w:p w14:paraId="00000200" w14:textId="2102D542" w:rsidR="00341B58" w:rsidRPr="005C188E" w:rsidDel="006E1279" w:rsidRDefault="00000000">
      <w:pPr>
        <w:numPr>
          <w:ilvl w:val="0"/>
          <w:numId w:val="31"/>
        </w:numPr>
        <w:rPr>
          <w:del w:id="1831" w:author="Janina Nalagy" w:date="2026-04-16T17:36:00Z" w16du:dateUtc="2026-04-16T15:36:00Z"/>
          <w:lang w:val="pt-PT"/>
          <w:rPrChange w:id="1832" w:author="Janina Nalagy" w:date="2026-04-16T17:18:00Z" w16du:dateUtc="2026-04-16T15:18:00Z">
            <w:rPr>
              <w:del w:id="1833" w:author="Janina Nalagy" w:date="2026-04-16T17:36:00Z" w16du:dateUtc="2026-04-16T15:36:00Z"/>
            </w:rPr>
          </w:rPrChange>
        </w:rPr>
      </w:pPr>
      <w:del w:id="1834" w:author="Janina Nalagy" w:date="2026-04-16T17:36:00Z" w16du:dateUtc="2026-04-16T15:36:00Z">
        <w:r w:rsidRPr="005C188E" w:rsidDel="006E1279">
          <w:rPr>
            <w:lang w:val="pt-PT"/>
            <w:rPrChange w:id="1835" w:author="Janina Nalagy" w:date="2026-04-16T17:18:00Z" w16du:dateUtc="2026-04-16T15:18:00Z">
              <w:rPr/>
            </w:rPrChange>
          </w:rPr>
          <w:delText>A valorização de activos imobiliários exige mais do que percepção de mercado. Requer leitura técnica, enquadramento normativo e uma compreensão clara do contexto em que o imóvel ou portfólio se insere.</w:delText>
        </w:r>
      </w:del>
    </w:p>
    <w:p w14:paraId="00000201" w14:textId="3BDDD8CD" w:rsidR="00341B58" w:rsidRPr="005C188E" w:rsidDel="006E1279" w:rsidRDefault="00000000">
      <w:pPr>
        <w:numPr>
          <w:ilvl w:val="0"/>
          <w:numId w:val="31"/>
        </w:numPr>
        <w:rPr>
          <w:del w:id="1836" w:author="Janina Nalagy" w:date="2026-04-16T17:36:00Z" w16du:dateUtc="2026-04-16T15:36:00Z"/>
          <w:lang w:val="pt-PT"/>
          <w:rPrChange w:id="1837" w:author="Janina Nalagy" w:date="2026-04-16T17:18:00Z" w16du:dateUtc="2026-04-16T15:18:00Z">
            <w:rPr>
              <w:del w:id="1838" w:author="Janina Nalagy" w:date="2026-04-16T17:36:00Z" w16du:dateUtc="2026-04-16T15:36:00Z"/>
            </w:rPr>
          </w:rPrChange>
        </w:rPr>
      </w:pPr>
      <w:del w:id="1839" w:author="Janina Nalagy" w:date="2026-04-16T17:36:00Z" w16du:dateUtc="2026-04-16T15:36:00Z">
        <w:r w:rsidRPr="005C188E" w:rsidDel="006E1279">
          <w:rPr>
            <w:lang w:val="pt-PT"/>
            <w:rPrChange w:id="1840" w:author="Janina Nalagy" w:date="2026-04-16T17:18:00Z" w16du:dateUtc="2026-04-16T15:18:00Z">
              <w:rPr/>
            </w:rPrChange>
          </w:rPr>
          <w:delText>Na REC, cruzamos informação física, documental, comercial e financeira para produzir avaliações sólidas e úteis para investimento, reporte, negociação e gestão patrimonial.</w:delText>
        </w:r>
      </w:del>
    </w:p>
    <w:p w14:paraId="00000202" w14:textId="6461C3AC" w:rsidR="00341B58" w:rsidRPr="005C188E" w:rsidDel="006E1279" w:rsidRDefault="00000000">
      <w:pPr>
        <w:numPr>
          <w:ilvl w:val="0"/>
          <w:numId w:val="31"/>
        </w:numPr>
        <w:rPr>
          <w:del w:id="1841" w:author="Janina Nalagy" w:date="2026-04-16T17:36:00Z" w16du:dateUtc="2026-04-16T15:36:00Z"/>
          <w:lang w:val="pt-PT"/>
          <w:rPrChange w:id="1842" w:author="Janina Nalagy" w:date="2026-04-16T17:18:00Z" w16du:dateUtc="2026-04-16T15:18:00Z">
            <w:rPr>
              <w:del w:id="1843" w:author="Janina Nalagy" w:date="2026-04-16T17:36:00Z" w16du:dateUtc="2026-04-16T15:36:00Z"/>
            </w:rPr>
          </w:rPrChange>
        </w:rPr>
      </w:pPr>
      <w:del w:id="1844" w:author="Janina Nalagy" w:date="2026-04-16T17:36:00Z" w16du:dateUtc="2026-04-16T15:36:00Z">
        <w:r w:rsidRPr="005C188E" w:rsidDel="006E1279">
          <w:rPr>
            <w:lang w:val="pt-PT"/>
            <w:rPrChange w:id="1845" w:author="Janina Nalagy" w:date="2026-04-16T17:18:00Z" w16du:dateUtc="2026-04-16T15:18:00Z">
              <w:rPr/>
            </w:rPrChange>
          </w:rPr>
          <w:delText>Uma decisão bem fundamentada começa sempre com informação fiável, metodologia rigorosa e leitura real do activo.</w:delText>
        </w:r>
      </w:del>
    </w:p>
    <w:p w14:paraId="00000203" w14:textId="2F6693A5" w:rsidR="00341B58" w:rsidRPr="005C188E" w:rsidDel="006E1279" w:rsidRDefault="00000000">
      <w:pPr>
        <w:numPr>
          <w:ilvl w:val="0"/>
          <w:numId w:val="31"/>
        </w:numPr>
        <w:rPr>
          <w:del w:id="1846" w:author="Janina Nalagy" w:date="2026-04-16T17:36:00Z" w16du:dateUtc="2026-04-16T15:36:00Z"/>
          <w:lang w:val="pt-PT"/>
          <w:rPrChange w:id="1847" w:author="Janina Nalagy" w:date="2026-04-16T17:18:00Z" w16du:dateUtc="2026-04-16T15:18:00Z">
            <w:rPr>
              <w:del w:id="1848" w:author="Janina Nalagy" w:date="2026-04-16T17:36:00Z" w16du:dateUtc="2026-04-16T15:36:00Z"/>
            </w:rPr>
          </w:rPrChange>
        </w:rPr>
      </w:pPr>
      <w:del w:id="1849" w:author="Janina Nalagy" w:date="2026-04-16T17:36:00Z" w16du:dateUtc="2026-04-16T15:36:00Z">
        <w:r w:rsidRPr="005C188E" w:rsidDel="006E1279">
          <w:rPr>
            <w:lang w:val="pt-PT"/>
            <w:rPrChange w:id="1850" w:author="Janina Nalagy" w:date="2026-04-16T17:18:00Z" w16du:dateUtc="2026-04-16T15:18:00Z">
              <w:rPr/>
            </w:rPrChange>
          </w:rPr>
          <w:delText>Equipa REC</w:delText>
        </w:r>
      </w:del>
    </w:p>
    <w:p w14:paraId="00000204" w14:textId="2707A69F" w:rsidR="00341B58" w:rsidRPr="005C188E" w:rsidDel="006E1279" w:rsidRDefault="00000000">
      <w:pPr>
        <w:numPr>
          <w:ilvl w:val="0"/>
          <w:numId w:val="31"/>
        </w:numPr>
        <w:rPr>
          <w:del w:id="1851" w:author="Janina Nalagy" w:date="2026-04-16T17:36:00Z" w16du:dateUtc="2026-04-16T15:36:00Z"/>
          <w:lang w:val="pt-PT"/>
          <w:rPrChange w:id="1852" w:author="Janina Nalagy" w:date="2026-04-16T17:18:00Z" w16du:dateUtc="2026-04-16T15:18:00Z">
            <w:rPr>
              <w:del w:id="1853" w:author="Janina Nalagy" w:date="2026-04-16T17:36:00Z" w16du:dateUtc="2026-04-16T15:36:00Z"/>
            </w:rPr>
          </w:rPrChange>
        </w:rPr>
      </w:pPr>
      <w:del w:id="1854" w:author="Janina Nalagy" w:date="2026-04-16T17:36:00Z" w16du:dateUtc="2026-04-16T15:36:00Z">
        <w:r w:rsidRPr="005C188E" w:rsidDel="006E1279">
          <w:rPr>
            <w:lang w:val="pt-PT"/>
            <w:rPrChange w:id="1855" w:author="Janina Nalagy" w:date="2026-04-16T17:18:00Z" w16du:dateUtc="2026-04-16T15:18:00Z">
              <w:rPr/>
            </w:rPrChange>
          </w:rPr>
          <w:delText>Quando o processo e conduzido com critérios consistentes, o cliente consegue comparar cenários, perceber riscos e defender melhor o valor do seu património perante investidores, auditores ou instituições financeiras.</w:delText>
        </w:r>
      </w:del>
    </w:p>
    <w:p w14:paraId="00000205" w14:textId="089DEF35" w:rsidR="00341B58" w:rsidRPr="005C188E" w:rsidDel="006E1279" w:rsidRDefault="00000000">
      <w:pPr>
        <w:numPr>
          <w:ilvl w:val="0"/>
          <w:numId w:val="31"/>
        </w:numPr>
        <w:rPr>
          <w:del w:id="1856" w:author="Janina Nalagy" w:date="2026-04-16T17:36:00Z" w16du:dateUtc="2026-04-16T15:36:00Z"/>
          <w:lang w:val="pt-PT"/>
          <w:rPrChange w:id="1857" w:author="Janina Nalagy" w:date="2026-04-16T17:18:00Z" w16du:dateUtc="2026-04-16T15:18:00Z">
            <w:rPr>
              <w:del w:id="1858" w:author="Janina Nalagy" w:date="2026-04-16T17:36:00Z" w16du:dateUtc="2026-04-16T15:36:00Z"/>
            </w:rPr>
          </w:rPrChange>
        </w:rPr>
      </w:pPr>
      <w:del w:id="1859" w:author="Janina Nalagy" w:date="2026-04-16T17:36:00Z" w16du:dateUtc="2026-04-16T15:36:00Z">
        <w:r w:rsidRPr="005C188E" w:rsidDel="006E1279">
          <w:rPr>
            <w:lang w:val="pt-PT"/>
            <w:rPrChange w:id="1860" w:author="Janina Nalagy" w:date="2026-04-16T17:18:00Z" w16du:dateUtc="2026-04-16T15:18:00Z">
              <w:rPr/>
            </w:rPrChange>
          </w:rPr>
          <w:delText>Este trabalho torna-se ainda mais relevante em operações complexas, onde a exactidão da análise influencia estrategia, financiamento e capacidade de negociação.</w:delText>
        </w:r>
      </w:del>
    </w:p>
    <w:p w14:paraId="00000206" w14:textId="2E7469A0" w:rsidR="00341B58" w:rsidRPr="005C188E" w:rsidDel="006E1279" w:rsidRDefault="00000000">
      <w:pPr>
        <w:numPr>
          <w:ilvl w:val="0"/>
          <w:numId w:val="31"/>
        </w:numPr>
        <w:rPr>
          <w:del w:id="1861" w:author="Janina Nalagy" w:date="2026-04-16T17:36:00Z" w16du:dateUtc="2026-04-16T15:36:00Z"/>
          <w:lang w:val="pt-PT"/>
          <w:rPrChange w:id="1862" w:author="Janina Nalagy" w:date="2026-04-16T17:18:00Z" w16du:dateUtc="2026-04-16T15:18:00Z">
            <w:rPr>
              <w:del w:id="1863" w:author="Janina Nalagy" w:date="2026-04-16T17:36:00Z" w16du:dateUtc="2026-04-16T15:36:00Z"/>
            </w:rPr>
          </w:rPrChange>
        </w:rPr>
      </w:pPr>
      <w:del w:id="1864" w:author="Janina Nalagy" w:date="2026-04-16T17:36:00Z" w16du:dateUtc="2026-04-16T15:36:00Z">
        <w:r w:rsidRPr="005C188E" w:rsidDel="006E1279">
          <w:rPr>
            <w:lang w:val="pt-PT"/>
            <w:rPrChange w:id="1865" w:author="Janina Nalagy" w:date="2026-04-16T17:18:00Z" w16du:dateUtc="2026-04-16T15:18:00Z">
              <w:rPr/>
            </w:rPrChange>
          </w:rPr>
          <w:delText>Avaliar com rigor significa transformar dados dispersos em informação accionável. E esse processo que permite ao cliente avançar com mais confiança e melhor controlo.</w:delText>
        </w:r>
      </w:del>
    </w:p>
    <w:p w14:paraId="00000207" w14:textId="3170E629" w:rsidR="00341B58" w:rsidRPr="005C188E" w:rsidDel="006E1279" w:rsidRDefault="00000000">
      <w:pPr>
        <w:numPr>
          <w:ilvl w:val="0"/>
          <w:numId w:val="31"/>
        </w:numPr>
        <w:rPr>
          <w:del w:id="1866" w:author="Janina Nalagy" w:date="2026-04-16T17:36:00Z" w16du:dateUtc="2026-04-16T15:36:00Z"/>
          <w:lang w:val="pt-PT"/>
          <w:rPrChange w:id="1867" w:author="Janina Nalagy" w:date="2026-04-16T17:18:00Z" w16du:dateUtc="2026-04-16T15:18:00Z">
            <w:rPr>
              <w:del w:id="1868" w:author="Janina Nalagy" w:date="2026-04-16T17:36:00Z" w16du:dateUtc="2026-04-16T15:36:00Z"/>
            </w:rPr>
          </w:rPrChange>
        </w:rPr>
      </w:pPr>
      <w:del w:id="1869" w:author="Janina Nalagy" w:date="2026-04-16T17:36:00Z" w16du:dateUtc="2026-04-16T15:36:00Z">
        <w:r w:rsidRPr="005C188E" w:rsidDel="006E1279">
          <w:rPr>
            <w:lang w:val="pt-PT"/>
            <w:rPrChange w:id="1870" w:author="Janina Nalagy" w:date="2026-04-16T17:18:00Z" w16du:dateUtc="2026-04-16T15:18:00Z">
              <w:rPr/>
            </w:rPrChange>
          </w:rPr>
          <w:delText>Ao combinar metodologia reconhecida com conhecimento do mercado moçambicano, a REC entrega análises que ajudam a proteger valor e apoiar decisões com visão de longo prazo.</w:delText>
        </w:r>
      </w:del>
    </w:p>
    <w:p w14:paraId="00000208" w14:textId="58185E5F" w:rsidR="00341B58" w:rsidRPr="005C188E" w:rsidRDefault="00000000">
      <w:pPr>
        <w:numPr>
          <w:ilvl w:val="0"/>
          <w:numId w:val="31"/>
        </w:numPr>
        <w:rPr>
          <w:lang w:val="pt-PT"/>
          <w:rPrChange w:id="1871" w:author="Janina Nalagy" w:date="2026-04-16T17:18:00Z" w16du:dateUtc="2026-04-16T15:18:00Z">
            <w:rPr/>
          </w:rPrChange>
        </w:rPr>
      </w:pPr>
      <w:r w:rsidRPr="005C188E">
        <w:rPr>
          <w:lang w:val="pt-PT"/>
          <w:rPrChange w:id="1872" w:author="Janina Nalagy" w:date="2026-04-16T17:18:00Z" w16du:dateUtc="2026-04-16T15:18:00Z">
            <w:rPr/>
          </w:rPrChange>
        </w:rPr>
        <w:t>Rigor técnico para decisões mais seguras</w:t>
      </w:r>
    </w:p>
    <w:p w14:paraId="00000209" w14:textId="477D2F2C" w:rsidR="00341B58" w:rsidRPr="005C188E" w:rsidRDefault="00000000">
      <w:pPr>
        <w:numPr>
          <w:ilvl w:val="0"/>
          <w:numId w:val="31"/>
        </w:numPr>
        <w:rPr>
          <w:lang w:val="pt-PT"/>
          <w:rPrChange w:id="1873" w:author="Janina Nalagy" w:date="2026-04-16T17:18:00Z" w16du:dateUtc="2026-04-16T15:18:00Z">
            <w:rPr/>
          </w:rPrChange>
        </w:rPr>
      </w:pPr>
      <w:r w:rsidRPr="005C188E">
        <w:rPr>
          <w:lang w:val="pt-PT"/>
          <w:rPrChange w:id="1874" w:author="Janina Nalagy" w:date="2026-04-16T17:18:00Z" w16du:dateUtc="2026-04-16T15:18:00Z">
            <w:rPr/>
          </w:rPrChange>
        </w:rPr>
        <w:lastRenderedPageBreak/>
        <w:t>Avaliação</w:t>
      </w:r>
    </w:p>
    <w:p w14:paraId="0000020A" w14:textId="72A05D14" w:rsidR="00341B58" w:rsidRPr="005C188E" w:rsidRDefault="00000000">
      <w:pPr>
        <w:numPr>
          <w:ilvl w:val="0"/>
          <w:numId w:val="31"/>
        </w:numPr>
        <w:rPr>
          <w:lang w:val="pt-PT"/>
          <w:rPrChange w:id="1875" w:author="Janina Nalagy" w:date="2026-04-16T17:18:00Z" w16du:dateUtc="2026-04-16T15:18:00Z">
            <w:rPr/>
          </w:rPrChange>
        </w:rPr>
      </w:pPr>
      <w:r w:rsidRPr="005C188E">
        <w:rPr>
          <w:lang w:val="pt-PT"/>
          <w:rPrChange w:id="1876" w:author="Janina Nalagy" w:date="2026-04-16T17:18:00Z" w16du:dateUtc="2026-04-16T15:18:00Z">
            <w:rPr/>
          </w:rPrChange>
        </w:rPr>
        <w:t>Consultoria</w:t>
      </w:r>
    </w:p>
    <w:p w14:paraId="0000020B" w14:textId="17323727" w:rsidR="00341B58" w:rsidRPr="005C188E" w:rsidRDefault="00000000">
      <w:pPr>
        <w:numPr>
          <w:ilvl w:val="0"/>
          <w:numId w:val="31"/>
        </w:numPr>
        <w:rPr>
          <w:lang w:val="pt-PT"/>
          <w:rPrChange w:id="1877" w:author="Janina Nalagy" w:date="2026-04-16T17:18:00Z" w16du:dateUtc="2026-04-16T15:18:00Z">
            <w:rPr/>
          </w:rPrChange>
        </w:rPr>
      </w:pPr>
      <w:r w:rsidRPr="005C188E">
        <w:rPr>
          <w:lang w:val="pt-PT"/>
          <w:rPrChange w:id="1878" w:author="Janina Nalagy" w:date="2026-04-16T17:18:00Z" w16du:dateUtc="2026-04-16T15:18:00Z">
            <w:rPr/>
          </w:rPrChange>
        </w:rPr>
        <w:t>Investimento</w:t>
      </w:r>
    </w:p>
    <w:p w14:paraId="0000020C" w14:textId="076BED00" w:rsidR="00341B58" w:rsidRPr="005C188E" w:rsidRDefault="00000000">
      <w:pPr>
        <w:numPr>
          <w:ilvl w:val="0"/>
          <w:numId w:val="31"/>
        </w:numPr>
        <w:rPr>
          <w:lang w:val="pt-PT"/>
          <w:rPrChange w:id="1879" w:author="Janina Nalagy" w:date="2026-04-16T17:18:00Z" w16du:dateUtc="2026-04-16T15:18:00Z">
            <w:rPr/>
          </w:rPrChange>
        </w:rPr>
      </w:pPr>
      <w:r w:rsidRPr="005C188E">
        <w:rPr>
          <w:lang w:val="pt-PT"/>
          <w:rPrChange w:id="1880" w:author="Janina Nalagy" w:date="2026-04-16T17:18:00Z" w16du:dateUtc="2026-04-16T15:18:00Z">
            <w:rPr/>
          </w:rPrChange>
        </w:rPr>
        <w:t>Equipa Editorial</w:t>
      </w:r>
    </w:p>
    <w:p w14:paraId="0000020D" w14:textId="1B9309D3" w:rsidR="00341B58" w:rsidRPr="005C188E" w:rsidDel="006E1279" w:rsidRDefault="006E1279">
      <w:pPr>
        <w:numPr>
          <w:ilvl w:val="0"/>
          <w:numId w:val="31"/>
        </w:numPr>
        <w:rPr>
          <w:del w:id="1881" w:author="Janina Nalagy" w:date="2026-04-16T17:40:00Z" w16du:dateUtc="2026-04-16T15:40:00Z"/>
          <w:lang w:val="pt-PT"/>
          <w:rPrChange w:id="1882" w:author="Janina Nalagy" w:date="2026-04-16T17:18:00Z" w16du:dateUtc="2026-04-16T15:18:00Z">
            <w:rPr>
              <w:del w:id="1883" w:author="Janina Nalagy" w:date="2026-04-16T17:40:00Z" w16du:dateUtc="2026-04-16T15:40:00Z"/>
            </w:rPr>
          </w:rPrChange>
        </w:rPr>
      </w:pPr>
      <w:ins w:id="1884" w:author="Janina Nalagy" w:date="2026-04-16T17:40:00Z">
        <w:r w:rsidRPr="006E1279">
          <w:rPr>
            <w:lang w:val="pt-PT"/>
            <w:rPrChange w:id="1885" w:author="Janina Nalagy" w:date="2026-04-16T17:40:00Z" w16du:dateUtc="2026-04-16T15:40:00Z">
              <w:rPr/>
            </w:rPrChange>
          </w:rPr>
          <w:t xml:space="preserve">A equipa da REC reúne experiência em avaliação, consultoria e gestão imobiliária, desenvolvendo conteúdos orientados para decisões técnicas claras, sustentadas e alinhadas com as melhores práticas </w:t>
        </w:r>
        <w:proofErr w:type="spellStart"/>
        <w:r w:rsidRPr="006E1279">
          <w:rPr>
            <w:lang w:val="pt-PT"/>
            <w:rPrChange w:id="1886" w:author="Janina Nalagy" w:date="2026-04-16T17:40:00Z" w16du:dateUtc="2026-04-16T15:40:00Z">
              <w:rPr/>
            </w:rPrChange>
          </w:rPr>
          <w:t>internacionais</w:t>
        </w:r>
      </w:ins>
      <w:del w:id="1887" w:author="Janina Nalagy" w:date="2026-04-16T17:40:00Z" w16du:dateUtc="2026-04-16T15:40:00Z">
        <w:r w:rsidR="00000000" w:rsidRPr="005C188E" w:rsidDel="006E1279">
          <w:rPr>
            <w:lang w:val="pt-PT"/>
            <w:rPrChange w:id="1888" w:author="Janina Nalagy" w:date="2026-04-16T17:18:00Z" w16du:dateUtc="2026-04-16T15:18:00Z">
              <w:rPr/>
            </w:rPrChange>
          </w:rPr>
          <w:delText>A equipa da REC reúne experiência em avaliação, consultoria e gestão imobiliária, produzindo conteúdos orientados para decisões técnicas claras e sustentadas.</w:delText>
        </w:r>
      </w:del>
    </w:p>
    <w:p w14:paraId="0000020E" w14:textId="77777777" w:rsidR="00341B58" w:rsidRPr="005C188E" w:rsidRDefault="00000000">
      <w:pPr>
        <w:pStyle w:val="Ttulo3"/>
        <w:rPr>
          <w:lang w:val="pt-PT"/>
          <w:rPrChange w:id="1889" w:author="Janina Nalagy" w:date="2026-04-16T17:18:00Z" w16du:dateUtc="2026-04-16T15:18:00Z">
            <w:rPr/>
          </w:rPrChange>
        </w:rPr>
      </w:pPr>
      <w:bookmarkStart w:id="1890" w:name="_a211vumrr8y7" w:colFirst="0" w:colLast="0"/>
      <w:bookmarkEnd w:id="1890"/>
      <w:r w:rsidRPr="005C188E">
        <w:rPr>
          <w:lang w:val="pt-PT"/>
          <w:rPrChange w:id="1891" w:author="Janina Nalagy" w:date="2026-04-16T17:18:00Z" w16du:dateUtc="2026-04-16T15:18:00Z">
            <w:rPr/>
          </w:rPrChange>
        </w:rPr>
        <w:t>Artigo</w:t>
      </w:r>
      <w:proofErr w:type="spellEnd"/>
      <w:r w:rsidRPr="005C188E">
        <w:rPr>
          <w:lang w:val="pt-PT"/>
          <w:rPrChange w:id="1892" w:author="Janina Nalagy" w:date="2026-04-16T17:18:00Z" w16du:dateUtc="2026-04-16T15:18:00Z">
            <w:rPr/>
          </w:rPrChange>
        </w:rPr>
        <w:t>: O papel da fiscalização no sucesso de um projecto</w:t>
      </w:r>
    </w:p>
    <w:p w14:paraId="0000020F" w14:textId="77777777" w:rsidR="00341B58" w:rsidRPr="005C188E" w:rsidRDefault="00000000">
      <w:pPr>
        <w:numPr>
          <w:ilvl w:val="0"/>
          <w:numId w:val="78"/>
        </w:numPr>
        <w:rPr>
          <w:lang w:val="pt-PT"/>
          <w:rPrChange w:id="1893" w:author="Janina Nalagy" w:date="2026-04-16T17:18:00Z" w16du:dateUtc="2026-04-16T15:18:00Z">
            <w:rPr/>
          </w:rPrChange>
        </w:rPr>
      </w:pPr>
      <w:r w:rsidRPr="005C188E">
        <w:rPr>
          <w:lang w:val="pt-PT"/>
          <w:rPrChange w:id="1894" w:author="Janina Nalagy" w:date="2026-04-16T17:18:00Z" w16du:dateUtc="2026-04-16T15:18:00Z">
            <w:rPr/>
          </w:rPrChange>
        </w:rPr>
        <w:t>Notícias</w:t>
      </w:r>
    </w:p>
    <w:p w14:paraId="00000210" w14:textId="77777777" w:rsidR="00341B58" w:rsidRPr="005C188E" w:rsidRDefault="00000000">
      <w:pPr>
        <w:numPr>
          <w:ilvl w:val="0"/>
          <w:numId w:val="78"/>
        </w:numPr>
        <w:rPr>
          <w:lang w:val="pt-PT"/>
          <w:rPrChange w:id="1895" w:author="Janina Nalagy" w:date="2026-04-16T17:18:00Z" w16du:dateUtc="2026-04-16T15:18:00Z">
            <w:rPr/>
          </w:rPrChange>
        </w:rPr>
      </w:pPr>
      <w:r w:rsidRPr="005C188E">
        <w:rPr>
          <w:lang w:val="pt-PT"/>
          <w:rPrChange w:id="1896" w:author="Janina Nalagy" w:date="2026-04-16T17:18:00Z" w16du:dateUtc="2026-04-16T15:18:00Z">
            <w:rPr/>
          </w:rPrChange>
        </w:rPr>
        <w:t>O papel da fiscalização no sucesso de um projecto</w:t>
      </w:r>
    </w:p>
    <w:p w14:paraId="00000211" w14:textId="77777777" w:rsidR="00341B58" w:rsidRPr="005C188E" w:rsidRDefault="00000000">
      <w:pPr>
        <w:numPr>
          <w:ilvl w:val="0"/>
          <w:numId w:val="78"/>
        </w:numPr>
        <w:rPr>
          <w:lang w:val="pt-PT"/>
          <w:rPrChange w:id="1897" w:author="Janina Nalagy" w:date="2026-04-16T17:18:00Z" w16du:dateUtc="2026-04-16T15:18:00Z">
            <w:rPr/>
          </w:rPrChange>
        </w:rPr>
      </w:pPr>
      <w:r w:rsidRPr="005C188E">
        <w:rPr>
          <w:lang w:val="pt-PT"/>
          <w:rPrChange w:id="1898" w:author="Janina Nalagy" w:date="2026-04-16T17:18:00Z" w16du:dateUtc="2026-04-16T15:18:00Z">
            <w:rPr/>
          </w:rPrChange>
        </w:rPr>
        <w:t>REC</w:t>
      </w:r>
    </w:p>
    <w:p w14:paraId="00000212" w14:textId="77777777" w:rsidR="00341B58" w:rsidRPr="005C188E" w:rsidRDefault="00000000">
      <w:pPr>
        <w:numPr>
          <w:ilvl w:val="0"/>
          <w:numId w:val="78"/>
        </w:numPr>
        <w:rPr>
          <w:lang w:val="pt-PT"/>
          <w:rPrChange w:id="1899" w:author="Janina Nalagy" w:date="2026-04-16T17:18:00Z" w16du:dateUtc="2026-04-16T15:18:00Z">
            <w:rPr/>
          </w:rPrChange>
        </w:rPr>
      </w:pPr>
      <w:r w:rsidRPr="005C188E">
        <w:rPr>
          <w:lang w:val="pt-PT"/>
          <w:rPrChange w:id="1900" w:author="Janina Nalagy" w:date="2026-04-16T17:18:00Z" w16du:dateUtc="2026-04-16T15:18:00Z">
            <w:rPr/>
          </w:rPrChange>
        </w:rPr>
        <w:t>Fiscalização</w:t>
      </w:r>
    </w:p>
    <w:p w14:paraId="00000213" w14:textId="77777777" w:rsidR="00341B58" w:rsidRPr="005C188E" w:rsidRDefault="00000000">
      <w:pPr>
        <w:numPr>
          <w:ilvl w:val="0"/>
          <w:numId w:val="78"/>
        </w:numPr>
        <w:rPr>
          <w:lang w:val="pt-PT"/>
          <w:rPrChange w:id="1901" w:author="Janina Nalagy" w:date="2026-04-16T17:18:00Z" w16du:dateUtc="2026-04-16T15:18:00Z">
            <w:rPr/>
          </w:rPrChange>
        </w:rPr>
      </w:pPr>
      <w:r w:rsidRPr="005C188E">
        <w:rPr>
          <w:lang w:val="pt-PT"/>
          <w:rPrChange w:id="1902" w:author="Janina Nalagy" w:date="2026-04-16T17:18:00Z" w16du:dateUtc="2026-04-16T15:18:00Z">
            <w:rPr/>
          </w:rPrChange>
        </w:rPr>
        <w:t>20 de Fevereiro de 2026</w:t>
      </w:r>
    </w:p>
    <w:p w14:paraId="588EE6C1" w14:textId="33D7C8AF" w:rsidR="006E1279" w:rsidRDefault="00000000" w:rsidP="006E1279">
      <w:pPr>
        <w:numPr>
          <w:ilvl w:val="0"/>
          <w:numId w:val="78"/>
        </w:numPr>
        <w:rPr>
          <w:ins w:id="1903" w:author="Janina Nalagy" w:date="2026-04-16T17:37:00Z" w16du:dateUtc="2026-04-16T15:37:00Z"/>
          <w:lang w:val="pt-PT"/>
        </w:rPr>
      </w:pPr>
      <w:r w:rsidRPr="005C188E">
        <w:rPr>
          <w:lang w:val="pt-PT"/>
          <w:rPrChange w:id="1904" w:author="Janina Nalagy" w:date="2026-04-16T17:18:00Z" w16du:dateUtc="2026-04-16T15:18:00Z">
            <w:rPr/>
          </w:rPrChange>
        </w:rPr>
        <w:t>5 min de leitura</w:t>
      </w:r>
    </w:p>
    <w:p w14:paraId="65980F9D" w14:textId="77777777" w:rsidR="00D91FE1" w:rsidRPr="00D91FE1" w:rsidRDefault="00D91FE1" w:rsidP="00D91FE1">
      <w:pPr>
        <w:pStyle w:val="Ttulo3"/>
        <w:rPr>
          <w:ins w:id="1905" w:author="Janina Nalagy" w:date="2026-04-16T17:54:00Z" w16du:dateUtc="2026-04-16T15:54:00Z"/>
          <w:lang w:val="pt-PT"/>
          <w:rPrChange w:id="1906" w:author="Janina Nalagy" w:date="2026-04-16T17:54:00Z" w16du:dateUtc="2026-04-16T15:54:00Z">
            <w:rPr>
              <w:ins w:id="1907" w:author="Janina Nalagy" w:date="2026-04-16T17:54:00Z" w16du:dateUtc="2026-04-16T15:54:00Z"/>
            </w:rPr>
          </w:rPrChange>
        </w:rPr>
      </w:pPr>
      <w:ins w:id="1908" w:author="Janina Nalagy" w:date="2026-04-16T17:54:00Z" w16du:dateUtc="2026-04-16T15:54:00Z">
        <w:r w:rsidRPr="00D91FE1">
          <w:rPr>
            <w:lang w:val="pt-PT"/>
            <w:rPrChange w:id="1909" w:author="Janina Nalagy" w:date="2026-04-16T17:54:00Z" w16du:dateUtc="2026-04-16T15:54:00Z">
              <w:rPr/>
            </w:rPrChange>
          </w:rPr>
          <w:t>Excerto</w:t>
        </w:r>
      </w:ins>
    </w:p>
    <w:p w14:paraId="159BF6F2" w14:textId="77777777" w:rsidR="00D91FE1" w:rsidRPr="00D91FE1" w:rsidRDefault="00D91FE1" w:rsidP="00D91FE1">
      <w:pPr>
        <w:pStyle w:val="NormalWeb"/>
        <w:rPr>
          <w:ins w:id="1910" w:author="Janina Nalagy" w:date="2026-04-16T17:54:00Z" w16du:dateUtc="2026-04-16T15:54:00Z"/>
          <w:lang w:val="pt-PT"/>
          <w:rPrChange w:id="1911" w:author="Janina Nalagy" w:date="2026-04-16T17:54:00Z" w16du:dateUtc="2026-04-16T15:54:00Z">
            <w:rPr>
              <w:ins w:id="1912" w:author="Janina Nalagy" w:date="2026-04-16T17:54:00Z" w16du:dateUtc="2026-04-16T15:54:00Z"/>
            </w:rPr>
          </w:rPrChange>
        </w:rPr>
      </w:pPr>
      <w:ins w:id="1913" w:author="Janina Nalagy" w:date="2026-04-16T17:54:00Z" w16du:dateUtc="2026-04-16T15:54:00Z">
        <w:r w:rsidRPr="00D91FE1">
          <w:rPr>
            <w:lang w:val="pt-PT"/>
            <w:rPrChange w:id="1914" w:author="Janina Nalagy" w:date="2026-04-16T17:54:00Z" w16du:dateUtc="2026-04-16T15:54:00Z">
              <w:rPr/>
            </w:rPrChange>
          </w:rPr>
          <w:t>A fiscalização técnica é um factor decisivo para proteger prazo, custo e qualidade, assegurando que a execução da obra acompanha os objectivos definidos desde a fase de planeamento.</w:t>
        </w:r>
      </w:ins>
    </w:p>
    <w:p w14:paraId="1B5D4D86" w14:textId="77777777" w:rsidR="00D91FE1" w:rsidRPr="00D91FE1" w:rsidRDefault="00D91FE1" w:rsidP="00D91FE1">
      <w:pPr>
        <w:pStyle w:val="Ttulo3"/>
        <w:rPr>
          <w:ins w:id="1915" w:author="Janina Nalagy" w:date="2026-04-16T17:54:00Z" w16du:dateUtc="2026-04-16T15:54:00Z"/>
          <w:lang w:val="pt-PT"/>
          <w:rPrChange w:id="1916" w:author="Janina Nalagy" w:date="2026-04-16T17:54:00Z" w16du:dateUtc="2026-04-16T15:54:00Z">
            <w:rPr>
              <w:ins w:id="1917" w:author="Janina Nalagy" w:date="2026-04-16T17:54:00Z" w16du:dateUtc="2026-04-16T15:54:00Z"/>
            </w:rPr>
          </w:rPrChange>
        </w:rPr>
      </w:pPr>
      <w:ins w:id="1918" w:author="Janina Nalagy" w:date="2026-04-16T17:54:00Z" w16du:dateUtc="2026-04-16T15:54:00Z">
        <w:r w:rsidRPr="00D91FE1">
          <w:rPr>
            <w:lang w:val="pt-PT"/>
            <w:rPrChange w:id="1919" w:author="Janina Nalagy" w:date="2026-04-16T17:54:00Z" w16du:dateUtc="2026-04-16T15:54:00Z">
              <w:rPr/>
            </w:rPrChange>
          </w:rPr>
          <w:t>Corpo do artigo</w:t>
        </w:r>
      </w:ins>
    </w:p>
    <w:p w14:paraId="6573DC94" w14:textId="77777777" w:rsidR="00D91FE1" w:rsidRPr="00D91FE1" w:rsidRDefault="00D91FE1" w:rsidP="00D91FE1">
      <w:pPr>
        <w:pStyle w:val="NormalWeb"/>
        <w:rPr>
          <w:ins w:id="1920" w:author="Janina Nalagy" w:date="2026-04-16T17:54:00Z" w16du:dateUtc="2026-04-16T15:54:00Z"/>
          <w:lang w:val="pt-PT"/>
          <w:rPrChange w:id="1921" w:author="Janina Nalagy" w:date="2026-04-16T17:54:00Z" w16du:dateUtc="2026-04-16T15:54:00Z">
            <w:rPr>
              <w:ins w:id="1922" w:author="Janina Nalagy" w:date="2026-04-16T17:54:00Z" w16du:dateUtc="2026-04-16T15:54:00Z"/>
            </w:rPr>
          </w:rPrChange>
        </w:rPr>
      </w:pPr>
      <w:ins w:id="1923" w:author="Janina Nalagy" w:date="2026-04-16T17:54:00Z" w16du:dateUtc="2026-04-16T15:54:00Z">
        <w:r w:rsidRPr="00D91FE1">
          <w:rPr>
            <w:lang w:val="pt-PT"/>
            <w:rPrChange w:id="1924" w:author="Janina Nalagy" w:date="2026-04-16T17:54:00Z" w16du:dateUtc="2026-04-16T15:54:00Z">
              <w:rPr/>
            </w:rPrChange>
          </w:rPr>
          <w:t>A fiscalização de obra é um dos pilares essenciais para o sucesso de qualquer projecto. Mais do que acompanhar a execução, fiscalizar significa garantir controlo técnico, conformidade, qualidade e capacidade de resposta perante desvios que possam comprometer o investimento.</w:t>
        </w:r>
      </w:ins>
    </w:p>
    <w:p w14:paraId="28E1FDDF" w14:textId="77777777" w:rsidR="00D91FE1" w:rsidRPr="00D91FE1" w:rsidRDefault="00D91FE1" w:rsidP="00D91FE1">
      <w:pPr>
        <w:pStyle w:val="NormalWeb"/>
        <w:rPr>
          <w:ins w:id="1925" w:author="Janina Nalagy" w:date="2026-04-16T17:54:00Z" w16du:dateUtc="2026-04-16T15:54:00Z"/>
          <w:lang w:val="pt-PT"/>
          <w:rPrChange w:id="1926" w:author="Janina Nalagy" w:date="2026-04-16T17:54:00Z" w16du:dateUtc="2026-04-16T15:54:00Z">
            <w:rPr>
              <w:ins w:id="1927" w:author="Janina Nalagy" w:date="2026-04-16T17:54:00Z" w16du:dateUtc="2026-04-16T15:54:00Z"/>
            </w:rPr>
          </w:rPrChange>
        </w:rPr>
      </w:pPr>
      <w:ins w:id="1928" w:author="Janina Nalagy" w:date="2026-04-16T17:54:00Z" w16du:dateUtc="2026-04-16T15:54:00Z">
        <w:r w:rsidRPr="00D91FE1">
          <w:rPr>
            <w:lang w:val="pt-PT"/>
            <w:rPrChange w:id="1929" w:author="Janina Nalagy" w:date="2026-04-16T17:54:00Z" w16du:dateUtc="2026-04-16T15:54:00Z">
              <w:rPr/>
            </w:rPrChange>
          </w:rPr>
          <w:t>Num contexto de obra, a diferença entre um projecto bem controlado e um projecto exposto a riscos excessivos está, muitas vezes, na qualidade do acompanhamento técnico e na eficácia da articulação entre os vários intervenientes.</w:t>
        </w:r>
      </w:ins>
    </w:p>
    <w:p w14:paraId="00D52144" w14:textId="77777777" w:rsidR="00D91FE1" w:rsidRPr="00D91FE1" w:rsidRDefault="00D91FE1" w:rsidP="00D91FE1">
      <w:pPr>
        <w:pStyle w:val="NormalWeb"/>
        <w:rPr>
          <w:ins w:id="1930" w:author="Janina Nalagy" w:date="2026-04-16T17:54:00Z" w16du:dateUtc="2026-04-16T15:54:00Z"/>
          <w:lang w:val="pt-PT"/>
          <w:rPrChange w:id="1931" w:author="Janina Nalagy" w:date="2026-04-16T17:54:00Z" w16du:dateUtc="2026-04-16T15:54:00Z">
            <w:rPr>
              <w:ins w:id="1932" w:author="Janina Nalagy" w:date="2026-04-16T17:54:00Z" w16du:dateUtc="2026-04-16T15:54:00Z"/>
            </w:rPr>
          </w:rPrChange>
        </w:rPr>
      </w:pPr>
      <w:ins w:id="1933" w:author="Janina Nalagy" w:date="2026-04-16T17:54:00Z" w16du:dateUtc="2026-04-16T15:54:00Z">
        <w:r w:rsidRPr="00D91FE1">
          <w:rPr>
            <w:lang w:val="pt-PT"/>
            <w:rPrChange w:id="1934" w:author="Janina Nalagy" w:date="2026-04-16T17:54:00Z" w16du:dateUtc="2026-04-16T15:54:00Z">
              <w:rPr/>
            </w:rPrChange>
          </w:rPr>
          <w:t>Na REC, entendemos a fiscalização como uma função estratégica. Uma presença técnica contínua em obra permite reduzir retrabalho, melhorar a comunicação entre dono da obra, projectistas, empreiteiros e fornecedores, e assegurar que decisões críticas são tomadas com informação clara e atempada.</w:t>
        </w:r>
      </w:ins>
    </w:p>
    <w:p w14:paraId="0B69EB99" w14:textId="77777777" w:rsidR="00D91FE1" w:rsidRPr="00D91FE1" w:rsidRDefault="00D91FE1" w:rsidP="00D91FE1">
      <w:pPr>
        <w:pStyle w:val="NormalWeb"/>
        <w:rPr>
          <w:ins w:id="1935" w:author="Janina Nalagy" w:date="2026-04-16T17:54:00Z" w16du:dateUtc="2026-04-16T15:54:00Z"/>
          <w:lang w:val="pt-PT"/>
          <w:rPrChange w:id="1936" w:author="Janina Nalagy" w:date="2026-04-16T17:54:00Z" w16du:dateUtc="2026-04-16T15:54:00Z">
            <w:rPr>
              <w:ins w:id="1937" w:author="Janina Nalagy" w:date="2026-04-16T17:54:00Z" w16du:dateUtc="2026-04-16T15:54:00Z"/>
            </w:rPr>
          </w:rPrChange>
        </w:rPr>
      </w:pPr>
      <w:ins w:id="1938" w:author="Janina Nalagy" w:date="2026-04-16T17:54:00Z" w16du:dateUtc="2026-04-16T15:54:00Z">
        <w:r w:rsidRPr="00D91FE1">
          <w:rPr>
            <w:lang w:val="pt-PT"/>
            <w:rPrChange w:id="1939" w:author="Janina Nalagy" w:date="2026-04-16T17:54:00Z" w16du:dateUtc="2026-04-16T15:54:00Z">
              <w:rPr/>
            </w:rPrChange>
          </w:rPr>
          <w:t>Para o cliente, isto traduz-se em maior previsibilidade, melhor documentação do processo, controlo mais eficaz sobre a execução e maior confiança no resultado final.</w:t>
        </w:r>
      </w:ins>
    </w:p>
    <w:p w14:paraId="79800168" w14:textId="77777777" w:rsidR="00D91FE1" w:rsidRPr="00D91FE1" w:rsidRDefault="00D91FE1" w:rsidP="00D91FE1">
      <w:pPr>
        <w:pStyle w:val="NormalWeb"/>
        <w:rPr>
          <w:ins w:id="1940" w:author="Janina Nalagy" w:date="2026-04-16T17:54:00Z" w16du:dateUtc="2026-04-16T15:54:00Z"/>
          <w:lang w:val="pt-PT"/>
          <w:rPrChange w:id="1941" w:author="Janina Nalagy" w:date="2026-04-16T17:54:00Z" w16du:dateUtc="2026-04-16T15:54:00Z">
            <w:rPr>
              <w:ins w:id="1942" w:author="Janina Nalagy" w:date="2026-04-16T17:54:00Z" w16du:dateUtc="2026-04-16T15:54:00Z"/>
            </w:rPr>
          </w:rPrChange>
        </w:rPr>
      </w:pPr>
      <w:ins w:id="1943" w:author="Janina Nalagy" w:date="2026-04-16T17:54:00Z" w16du:dateUtc="2026-04-16T15:54:00Z">
        <w:r w:rsidRPr="00D91FE1">
          <w:rPr>
            <w:lang w:val="pt-PT"/>
            <w:rPrChange w:id="1944" w:author="Janina Nalagy" w:date="2026-04-16T17:54:00Z" w16du:dateUtc="2026-04-16T15:54:00Z">
              <w:rPr/>
            </w:rPrChange>
          </w:rPr>
          <w:t>Projectos devidamente acompanhados respondem melhor aos imprevistos, preservam com maior eficácia os objectivos iniciais e mantêm uma cadeia de decisão mais disciplinada e eficiente.</w:t>
        </w:r>
      </w:ins>
    </w:p>
    <w:p w14:paraId="3EC2DA4C" w14:textId="77777777" w:rsidR="00D91FE1" w:rsidRPr="00D91FE1" w:rsidRDefault="00D91FE1" w:rsidP="00D91FE1">
      <w:pPr>
        <w:pStyle w:val="NormalWeb"/>
        <w:rPr>
          <w:ins w:id="1945" w:author="Janina Nalagy" w:date="2026-04-16T17:54:00Z" w16du:dateUtc="2026-04-16T15:54:00Z"/>
          <w:lang w:val="pt-PT"/>
          <w:rPrChange w:id="1946" w:author="Janina Nalagy" w:date="2026-04-16T17:54:00Z" w16du:dateUtc="2026-04-16T15:54:00Z">
            <w:rPr>
              <w:ins w:id="1947" w:author="Janina Nalagy" w:date="2026-04-16T17:54:00Z" w16du:dateUtc="2026-04-16T15:54:00Z"/>
            </w:rPr>
          </w:rPrChange>
        </w:rPr>
      </w:pPr>
      <w:ins w:id="1948" w:author="Janina Nalagy" w:date="2026-04-16T17:54:00Z" w16du:dateUtc="2026-04-16T15:54:00Z">
        <w:r w:rsidRPr="00D91FE1">
          <w:rPr>
            <w:lang w:val="pt-PT"/>
            <w:rPrChange w:id="1949" w:author="Janina Nalagy" w:date="2026-04-16T17:54:00Z" w16du:dateUtc="2026-04-16T15:54:00Z">
              <w:rPr/>
            </w:rPrChange>
          </w:rPr>
          <w:t xml:space="preserve">Mais do que uma actividade de verificação, a fiscalização é uma ferramenta de protecção do investimento. É por isso que a REC adopta metodologias de acompanhamento estruturado, </w:t>
        </w:r>
        <w:r w:rsidRPr="00D91FE1">
          <w:rPr>
            <w:lang w:val="pt-PT"/>
            <w:rPrChange w:id="1950" w:author="Janina Nalagy" w:date="2026-04-16T17:54:00Z" w16du:dateUtc="2026-04-16T15:54:00Z">
              <w:rPr/>
            </w:rPrChange>
          </w:rPr>
          <w:lastRenderedPageBreak/>
          <w:t>relatórios claros e uma abordagem orientada para controlo, rigor e criação de valor ao longo de todas as fases da execução.</w:t>
        </w:r>
      </w:ins>
    </w:p>
    <w:p w14:paraId="543D59DE" w14:textId="77777777" w:rsidR="00D91FE1" w:rsidRPr="00D91FE1" w:rsidRDefault="00D91FE1" w:rsidP="00D91FE1">
      <w:pPr>
        <w:pStyle w:val="Ttulo3"/>
        <w:rPr>
          <w:ins w:id="1951" w:author="Janina Nalagy" w:date="2026-04-16T17:54:00Z" w16du:dateUtc="2026-04-16T15:54:00Z"/>
          <w:lang w:val="pt-PT"/>
          <w:rPrChange w:id="1952" w:author="Janina Nalagy" w:date="2026-04-16T17:55:00Z" w16du:dateUtc="2026-04-16T15:55:00Z">
            <w:rPr>
              <w:ins w:id="1953" w:author="Janina Nalagy" w:date="2026-04-16T17:54:00Z" w16du:dateUtc="2026-04-16T15:54:00Z"/>
            </w:rPr>
          </w:rPrChange>
        </w:rPr>
      </w:pPr>
      <w:ins w:id="1954" w:author="Janina Nalagy" w:date="2026-04-16T17:54:00Z" w16du:dateUtc="2026-04-16T15:54:00Z">
        <w:r w:rsidRPr="00D91FE1">
          <w:rPr>
            <w:lang w:val="pt-PT"/>
            <w:rPrChange w:id="1955" w:author="Janina Nalagy" w:date="2026-04-16T17:55:00Z" w16du:dateUtc="2026-04-16T15:55:00Z">
              <w:rPr/>
            </w:rPrChange>
          </w:rPr>
          <w:t>Meta descrição</w:t>
        </w:r>
      </w:ins>
    </w:p>
    <w:p w14:paraId="50AD85B2" w14:textId="77777777" w:rsidR="00D91FE1" w:rsidRPr="00D91FE1" w:rsidRDefault="00D91FE1" w:rsidP="00D91FE1">
      <w:pPr>
        <w:pStyle w:val="NormalWeb"/>
        <w:rPr>
          <w:ins w:id="1956" w:author="Janina Nalagy" w:date="2026-04-16T17:54:00Z" w16du:dateUtc="2026-04-16T15:54:00Z"/>
          <w:lang w:val="pt-PT"/>
          <w:rPrChange w:id="1957" w:author="Janina Nalagy" w:date="2026-04-16T17:55:00Z" w16du:dateUtc="2026-04-16T15:55:00Z">
            <w:rPr>
              <w:ins w:id="1958" w:author="Janina Nalagy" w:date="2026-04-16T17:54:00Z" w16du:dateUtc="2026-04-16T15:54:00Z"/>
            </w:rPr>
          </w:rPrChange>
        </w:rPr>
      </w:pPr>
      <w:ins w:id="1959" w:author="Janina Nalagy" w:date="2026-04-16T17:54:00Z" w16du:dateUtc="2026-04-16T15:54:00Z">
        <w:r w:rsidRPr="00D91FE1">
          <w:rPr>
            <w:lang w:val="pt-PT"/>
            <w:rPrChange w:id="1960" w:author="Janina Nalagy" w:date="2026-04-16T17:55:00Z" w16du:dateUtc="2026-04-16T15:55:00Z">
              <w:rPr/>
            </w:rPrChange>
          </w:rPr>
          <w:t>Descubra por que a fiscalização de obra é essencial para controlar qualidade, prazo e custo, protegendo o investimento e reduzindo desvios na execução.</w:t>
        </w:r>
      </w:ins>
    </w:p>
    <w:p w14:paraId="22B03371" w14:textId="77777777" w:rsidR="006E1279" w:rsidRPr="006E1279" w:rsidRDefault="006E1279" w:rsidP="006E1279">
      <w:pPr>
        <w:spacing w:before="100" w:beforeAutospacing="1" w:after="100" w:afterAutospacing="1" w:line="240" w:lineRule="auto"/>
        <w:ind w:left="360"/>
        <w:rPr>
          <w:ins w:id="1961" w:author="Janina Nalagy" w:date="2026-04-16T17:41:00Z" w16du:dateUtc="2026-04-16T15:41:00Z"/>
          <w:rFonts w:ascii="Times New Roman" w:eastAsia="Times New Roman" w:hAnsi="Times New Roman" w:cs="Times New Roman"/>
          <w:sz w:val="24"/>
          <w:szCs w:val="24"/>
          <w:lang w:val="pt-PT"/>
          <w:rPrChange w:id="1962" w:author="Janina Nalagy" w:date="2026-04-16T17:42:00Z" w16du:dateUtc="2026-04-16T15:42:00Z">
            <w:rPr>
              <w:ins w:id="1963" w:author="Janina Nalagy" w:date="2026-04-16T17:41:00Z" w16du:dateUtc="2026-04-16T15:41:00Z"/>
              <w:lang w:val="pt-PT"/>
            </w:rPr>
          </w:rPrChange>
        </w:rPr>
        <w:pPrChange w:id="1964" w:author="Janina Nalagy" w:date="2026-04-16T17:42:00Z" w16du:dateUtc="2026-04-16T15:42:00Z">
          <w:pPr>
            <w:pStyle w:val="PargrafodaLista"/>
            <w:numPr>
              <w:numId w:val="78"/>
            </w:numPr>
            <w:spacing w:before="100" w:beforeAutospacing="1" w:after="100" w:afterAutospacing="1" w:line="240" w:lineRule="auto"/>
            <w:ind w:hanging="360"/>
          </w:pPr>
        </w:pPrChange>
      </w:pPr>
      <w:ins w:id="1965" w:author="Janina Nalagy" w:date="2026-04-16T17:41:00Z" w16du:dateUtc="2026-04-16T15:41:00Z">
        <w:r w:rsidRPr="006E1279">
          <w:rPr>
            <w:rFonts w:ascii="Times New Roman" w:eastAsia="Times New Roman" w:hAnsi="Times New Roman" w:cs="Times New Roman"/>
            <w:b/>
            <w:bCs/>
            <w:sz w:val="24"/>
            <w:szCs w:val="24"/>
            <w:lang w:val="pt-PT"/>
            <w:rPrChange w:id="1966" w:author="Janina Nalagy" w:date="2026-04-16T17:42:00Z" w16du:dateUtc="2026-04-16T15:42:00Z">
              <w:rPr>
                <w:lang w:val="pt-PT"/>
              </w:rPr>
            </w:rPrChange>
          </w:rPr>
          <w:t>Coordenação, controlo e qualidade em cada fase</w:t>
        </w:r>
      </w:ins>
    </w:p>
    <w:p w14:paraId="27943EDD" w14:textId="77777777" w:rsidR="006E1279" w:rsidRPr="006E1279" w:rsidRDefault="006E1279" w:rsidP="006E1279">
      <w:pPr>
        <w:rPr>
          <w:lang w:val="pt-PT"/>
          <w:rPrChange w:id="1967" w:author="Janina Nalagy" w:date="2026-04-16T17:37:00Z" w16du:dateUtc="2026-04-16T15:37:00Z">
            <w:rPr/>
          </w:rPrChange>
        </w:rPr>
        <w:pPrChange w:id="1968" w:author="Janina Nalagy" w:date="2026-04-16T17:42:00Z" w16du:dateUtc="2026-04-16T15:42:00Z">
          <w:pPr>
            <w:numPr>
              <w:numId w:val="78"/>
            </w:numPr>
            <w:ind w:left="720" w:hanging="360"/>
          </w:pPr>
        </w:pPrChange>
      </w:pPr>
    </w:p>
    <w:p w14:paraId="00000215" w14:textId="3ACD0EB0" w:rsidR="00341B58" w:rsidRPr="005C188E" w:rsidDel="006E1279" w:rsidRDefault="00000000" w:rsidP="006E1279">
      <w:pPr>
        <w:ind w:left="360"/>
        <w:rPr>
          <w:del w:id="1969" w:author="Janina Nalagy" w:date="2026-04-16T17:42:00Z" w16du:dateUtc="2026-04-16T15:42:00Z"/>
          <w:lang w:val="pt-PT"/>
          <w:rPrChange w:id="1970" w:author="Janina Nalagy" w:date="2026-04-16T17:18:00Z" w16du:dateUtc="2026-04-16T15:18:00Z">
            <w:rPr>
              <w:del w:id="1971" w:author="Janina Nalagy" w:date="2026-04-16T17:42:00Z" w16du:dateUtc="2026-04-16T15:42:00Z"/>
            </w:rPr>
          </w:rPrChange>
        </w:rPr>
        <w:pPrChange w:id="1972" w:author="Janina Nalagy" w:date="2026-04-16T17:42:00Z" w16du:dateUtc="2026-04-16T15:42:00Z">
          <w:pPr>
            <w:numPr>
              <w:numId w:val="78"/>
            </w:numPr>
            <w:ind w:left="720" w:hanging="360"/>
          </w:pPr>
        </w:pPrChange>
      </w:pPr>
      <w:del w:id="1973" w:author="Janina Nalagy" w:date="2026-04-16T17:42:00Z" w16du:dateUtc="2026-04-16T15:42:00Z">
        <w:r w:rsidRPr="005C188E" w:rsidDel="006E1279">
          <w:rPr>
            <w:lang w:val="pt-PT"/>
            <w:rPrChange w:id="1974" w:author="Janina Nalagy" w:date="2026-04-16T17:18:00Z" w16du:dateUtc="2026-04-16T15:18:00Z">
              <w:rPr/>
            </w:rPrChange>
          </w:rPr>
          <w:delText>A supervisão técnica contínua reduz desvios, protege orçamentos e assegura padrões de qualidade ao longo de todas as fases da execução.</w:delText>
        </w:r>
      </w:del>
    </w:p>
    <w:p w14:paraId="00000216" w14:textId="47A44017" w:rsidR="00341B58" w:rsidRPr="005C188E" w:rsidDel="006E1279" w:rsidRDefault="00000000">
      <w:pPr>
        <w:numPr>
          <w:ilvl w:val="0"/>
          <w:numId w:val="78"/>
        </w:numPr>
        <w:rPr>
          <w:del w:id="1975" w:author="Janina Nalagy" w:date="2026-04-16T17:42:00Z" w16du:dateUtc="2026-04-16T15:42:00Z"/>
          <w:lang w:val="pt-PT"/>
          <w:rPrChange w:id="1976" w:author="Janina Nalagy" w:date="2026-04-16T17:18:00Z" w16du:dateUtc="2026-04-16T15:18:00Z">
            <w:rPr>
              <w:del w:id="1977" w:author="Janina Nalagy" w:date="2026-04-16T17:42:00Z" w16du:dateUtc="2026-04-16T15:42:00Z"/>
            </w:rPr>
          </w:rPrChange>
        </w:rPr>
      </w:pPr>
      <w:del w:id="1978" w:author="Janina Nalagy" w:date="2026-04-16T17:42:00Z" w16du:dateUtc="2026-04-16T15:42:00Z">
        <w:r w:rsidRPr="005C188E" w:rsidDel="006E1279">
          <w:rPr>
            <w:lang w:val="pt-PT"/>
            <w:rPrChange w:id="1979" w:author="Janina Nalagy" w:date="2026-04-16T17:18:00Z" w16du:dateUtc="2026-04-16T15:18:00Z">
              <w:rPr/>
            </w:rPrChange>
          </w:rPr>
          <w:delText>A fiscalização de obra é um dos pilares para garantir que o projecto avança com disciplina, controlo de qualidade e alinhamento com o escopo previsto.</w:delText>
        </w:r>
      </w:del>
    </w:p>
    <w:p w14:paraId="00000217" w14:textId="1F58A202" w:rsidR="00341B58" w:rsidRPr="005C188E" w:rsidDel="006E1279" w:rsidRDefault="00000000">
      <w:pPr>
        <w:numPr>
          <w:ilvl w:val="0"/>
          <w:numId w:val="78"/>
        </w:numPr>
        <w:rPr>
          <w:del w:id="1980" w:author="Janina Nalagy" w:date="2026-04-16T17:42:00Z" w16du:dateUtc="2026-04-16T15:42:00Z"/>
          <w:lang w:val="pt-PT"/>
          <w:rPrChange w:id="1981" w:author="Janina Nalagy" w:date="2026-04-16T17:18:00Z" w16du:dateUtc="2026-04-16T15:18:00Z">
            <w:rPr>
              <w:del w:id="1982" w:author="Janina Nalagy" w:date="2026-04-16T17:42:00Z" w16du:dateUtc="2026-04-16T15:42:00Z"/>
            </w:rPr>
          </w:rPrChange>
        </w:rPr>
      </w:pPr>
      <w:del w:id="1983" w:author="Janina Nalagy" w:date="2026-04-16T17:42:00Z" w16du:dateUtc="2026-04-16T15:42:00Z">
        <w:r w:rsidRPr="005C188E" w:rsidDel="006E1279">
          <w:rPr>
            <w:lang w:val="pt-PT"/>
            <w:rPrChange w:id="1984" w:author="Janina Nalagy" w:date="2026-04-16T17:18:00Z" w16du:dateUtc="2026-04-16T15:18:00Z">
              <w:rPr/>
            </w:rPrChange>
          </w:rPr>
          <w:delText>Mais do que supervisionar tarefas, trata-se de antecipar desvios e criar mecanismos de decisão que protegem prazo, custo e desempenho técnico.</w:delText>
        </w:r>
      </w:del>
    </w:p>
    <w:p w14:paraId="00000218" w14:textId="4BBBEEFD" w:rsidR="00341B58" w:rsidRPr="005C188E" w:rsidDel="006E1279" w:rsidRDefault="00000000">
      <w:pPr>
        <w:numPr>
          <w:ilvl w:val="0"/>
          <w:numId w:val="78"/>
        </w:numPr>
        <w:rPr>
          <w:del w:id="1985" w:author="Janina Nalagy" w:date="2026-04-16T17:42:00Z" w16du:dateUtc="2026-04-16T15:42:00Z"/>
          <w:lang w:val="pt-PT"/>
          <w:rPrChange w:id="1986" w:author="Janina Nalagy" w:date="2026-04-16T17:18:00Z" w16du:dateUtc="2026-04-16T15:18:00Z">
            <w:rPr>
              <w:del w:id="1987" w:author="Janina Nalagy" w:date="2026-04-16T17:42:00Z" w16du:dateUtc="2026-04-16T15:42:00Z"/>
            </w:rPr>
          </w:rPrChange>
        </w:rPr>
      </w:pPr>
      <w:del w:id="1988" w:author="Janina Nalagy" w:date="2026-04-16T17:42:00Z" w16du:dateUtc="2026-04-16T15:42:00Z">
        <w:r w:rsidRPr="005C188E" w:rsidDel="006E1279">
          <w:rPr>
            <w:lang w:val="pt-PT"/>
            <w:rPrChange w:id="1989" w:author="Janina Nalagy" w:date="2026-04-16T17:18:00Z" w16du:dateUtc="2026-04-16T15:18:00Z">
              <w:rPr/>
            </w:rPrChange>
          </w:rPr>
          <w:delText>Fiscalizar bem não é apenas verificar; é coordenar, corrigir e assegurar que a execução acompanha a intenção do projecto.</w:delText>
        </w:r>
      </w:del>
    </w:p>
    <w:p w14:paraId="00000219" w14:textId="4F3A509E" w:rsidR="00341B58" w:rsidRPr="005C188E" w:rsidDel="006E1279" w:rsidRDefault="00000000">
      <w:pPr>
        <w:numPr>
          <w:ilvl w:val="0"/>
          <w:numId w:val="78"/>
        </w:numPr>
        <w:rPr>
          <w:del w:id="1990" w:author="Janina Nalagy" w:date="2026-04-16T17:42:00Z" w16du:dateUtc="2026-04-16T15:42:00Z"/>
          <w:lang w:val="pt-PT"/>
          <w:rPrChange w:id="1991" w:author="Janina Nalagy" w:date="2026-04-16T17:18:00Z" w16du:dateUtc="2026-04-16T15:18:00Z">
            <w:rPr>
              <w:del w:id="1992" w:author="Janina Nalagy" w:date="2026-04-16T17:42:00Z" w16du:dateUtc="2026-04-16T15:42:00Z"/>
            </w:rPr>
          </w:rPrChange>
        </w:rPr>
      </w:pPr>
      <w:del w:id="1993" w:author="Janina Nalagy" w:date="2026-04-16T17:42:00Z" w16du:dateUtc="2026-04-16T15:42:00Z">
        <w:r w:rsidRPr="005C188E" w:rsidDel="006E1279">
          <w:rPr>
            <w:lang w:val="pt-PT"/>
            <w:rPrChange w:id="1994" w:author="Janina Nalagy" w:date="2026-04-16T17:18:00Z" w16du:dateUtc="2026-04-16T15:18:00Z">
              <w:rPr/>
            </w:rPrChange>
          </w:rPr>
          <w:delText>Coordenação Tecnica REC</w:delText>
        </w:r>
      </w:del>
    </w:p>
    <w:p w14:paraId="0000021A" w14:textId="549FB7F2" w:rsidR="00341B58" w:rsidRPr="005C188E" w:rsidDel="006E1279" w:rsidRDefault="00000000">
      <w:pPr>
        <w:numPr>
          <w:ilvl w:val="0"/>
          <w:numId w:val="78"/>
        </w:numPr>
        <w:rPr>
          <w:del w:id="1995" w:author="Janina Nalagy" w:date="2026-04-16T17:42:00Z" w16du:dateUtc="2026-04-16T15:42:00Z"/>
          <w:lang w:val="pt-PT"/>
          <w:rPrChange w:id="1996" w:author="Janina Nalagy" w:date="2026-04-16T17:18:00Z" w16du:dateUtc="2026-04-16T15:18:00Z">
            <w:rPr>
              <w:del w:id="1997" w:author="Janina Nalagy" w:date="2026-04-16T17:42:00Z" w16du:dateUtc="2026-04-16T15:42:00Z"/>
            </w:rPr>
          </w:rPrChange>
        </w:rPr>
      </w:pPr>
      <w:del w:id="1998" w:author="Janina Nalagy" w:date="2026-04-16T17:42:00Z" w16du:dateUtc="2026-04-16T15:42:00Z">
        <w:r w:rsidRPr="005C188E" w:rsidDel="006E1279">
          <w:rPr>
            <w:lang w:val="pt-PT"/>
            <w:rPrChange w:id="1999" w:author="Janina Nalagy" w:date="2026-04-16T17:18:00Z" w16du:dateUtc="2026-04-16T15:18:00Z">
              <w:rPr/>
            </w:rPrChange>
          </w:rPr>
          <w:delText>Uma presença técnica constante em obra ajuda a reduzir retrabalho, a melhorar comunicação entre intervenientes e a manter decisões críticas sob controlo.</w:delText>
        </w:r>
      </w:del>
    </w:p>
    <w:p w14:paraId="0000021B" w14:textId="2A389CA4" w:rsidR="00341B58" w:rsidRPr="005C188E" w:rsidDel="006E1279" w:rsidRDefault="00000000">
      <w:pPr>
        <w:numPr>
          <w:ilvl w:val="0"/>
          <w:numId w:val="78"/>
        </w:numPr>
        <w:rPr>
          <w:del w:id="2000" w:author="Janina Nalagy" w:date="2026-04-16T17:42:00Z" w16du:dateUtc="2026-04-16T15:42:00Z"/>
          <w:lang w:val="pt-PT"/>
          <w:rPrChange w:id="2001" w:author="Janina Nalagy" w:date="2026-04-16T17:18:00Z" w16du:dateUtc="2026-04-16T15:18:00Z">
            <w:rPr>
              <w:del w:id="2002" w:author="Janina Nalagy" w:date="2026-04-16T17:42:00Z" w16du:dateUtc="2026-04-16T15:42:00Z"/>
            </w:rPr>
          </w:rPrChange>
        </w:rPr>
      </w:pPr>
      <w:del w:id="2003" w:author="Janina Nalagy" w:date="2026-04-16T17:42:00Z" w16du:dateUtc="2026-04-16T15:42:00Z">
        <w:r w:rsidRPr="005C188E" w:rsidDel="006E1279">
          <w:rPr>
            <w:lang w:val="pt-PT"/>
            <w:rPrChange w:id="2004" w:author="Janina Nalagy" w:date="2026-04-16T17:18:00Z" w16du:dateUtc="2026-04-16T15:18:00Z">
              <w:rPr/>
            </w:rPrChange>
          </w:rPr>
          <w:delText>Para o dono de obra, isso traduz-se em maior previsibilidade, melhor documentação e maior confiança no processo de entrega.</w:delText>
        </w:r>
      </w:del>
    </w:p>
    <w:p w14:paraId="0000021C" w14:textId="59AD649F" w:rsidR="00341B58" w:rsidRPr="005C188E" w:rsidDel="006E1279" w:rsidRDefault="00000000">
      <w:pPr>
        <w:numPr>
          <w:ilvl w:val="0"/>
          <w:numId w:val="78"/>
        </w:numPr>
        <w:rPr>
          <w:del w:id="2005" w:author="Janina Nalagy" w:date="2026-04-16T17:42:00Z" w16du:dateUtc="2026-04-16T15:42:00Z"/>
          <w:lang w:val="pt-PT"/>
          <w:rPrChange w:id="2006" w:author="Janina Nalagy" w:date="2026-04-16T17:18:00Z" w16du:dateUtc="2026-04-16T15:18:00Z">
            <w:rPr>
              <w:del w:id="2007" w:author="Janina Nalagy" w:date="2026-04-16T17:42:00Z" w16du:dateUtc="2026-04-16T15:42:00Z"/>
            </w:rPr>
          </w:rPrChange>
        </w:rPr>
      </w:pPr>
      <w:del w:id="2008" w:author="Janina Nalagy" w:date="2026-04-16T17:42:00Z" w16du:dateUtc="2026-04-16T15:42:00Z">
        <w:r w:rsidRPr="005C188E" w:rsidDel="006E1279">
          <w:rPr>
            <w:lang w:val="pt-PT"/>
            <w:rPrChange w:id="2009" w:author="Janina Nalagy" w:date="2026-04-16T17:18:00Z" w16du:dateUtc="2026-04-16T15:18:00Z">
              <w:rPr/>
            </w:rPrChange>
          </w:rPr>
          <w:delText>Projectos bem acompanhados respondem melhor aos imprevistos e mantêm uma cadeia de decisão mais eficiente.</w:delText>
        </w:r>
      </w:del>
    </w:p>
    <w:p w14:paraId="0000021D" w14:textId="73F941A3" w:rsidR="00341B58" w:rsidRPr="005C188E" w:rsidDel="006E1279" w:rsidRDefault="00000000">
      <w:pPr>
        <w:numPr>
          <w:ilvl w:val="0"/>
          <w:numId w:val="78"/>
        </w:numPr>
        <w:rPr>
          <w:del w:id="2010" w:author="Janina Nalagy" w:date="2026-04-16T17:42:00Z" w16du:dateUtc="2026-04-16T15:42:00Z"/>
          <w:lang w:val="pt-PT"/>
          <w:rPrChange w:id="2011" w:author="Janina Nalagy" w:date="2026-04-16T17:18:00Z" w16du:dateUtc="2026-04-16T15:18:00Z">
            <w:rPr>
              <w:del w:id="2012" w:author="Janina Nalagy" w:date="2026-04-16T17:42:00Z" w16du:dateUtc="2026-04-16T15:42:00Z"/>
            </w:rPr>
          </w:rPrChange>
        </w:rPr>
      </w:pPr>
      <w:del w:id="2013" w:author="Janina Nalagy" w:date="2026-04-16T17:42:00Z" w16du:dateUtc="2026-04-16T15:42:00Z">
        <w:r w:rsidRPr="005C188E" w:rsidDel="006E1279">
          <w:rPr>
            <w:lang w:val="pt-PT"/>
            <w:rPrChange w:id="2014" w:author="Janina Nalagy" w:date="2026-04-16T17:18:00Z" w16du:dateUtc="2026-04-16T15:18:00Z">
              <w:rPr/>
            </w:rPrChange>
          </w:rPr>
          <w:delText>E por isso que a REC trabalha com metodologias de acompanhamento contínuo, relatórios claros e articulação entre equipas técnicas e operacionais.</w:delText>
        </w:r>
      </w:del>
    </w:p>
    <w:p w14:paraId="0000021E" w14:textId="16445743" w:rsidR="00341B58" w:rsidRPr="005C188E" w:rsidDel="006E1279" w:rsidRDefault="00000000">
      <w:pPr>
        <w:numPr>
          <w:ilvl w:val="0"/>
          <w:numId w:val="78"/>
        </w:numPr>
        <w:rPr>
          <w:del w:id="2015" w:author="Janina Nalagy" w:date="2026-04-16T17:42:00Z" w16du:dateUtc="2026-04-16T15:42:00Z"/>
          <w:lang w:val="pt-PT"/>
          <w:rPrChange w:id="2016" w:author="Janina Nalagy" w:date="2026-04-16T17:18:00Z" w16du:dateUtc="2026-04-16T15:18:00Z">
            <w:rPr>
              <w:del w:id="2017" w:author="Janina Nalagy" w:date="2026-04-16T17:42:00Z" w16du:dateUtc="2026-04-16T15:42:00Z"/>
            </w:rPr>
          </w:rPrChange>
        </w:rPr>
      </w:pPr>
      <w:del w:id="2018" w:author="Janina Nalagy" w:date="2026-04-16T17:42:00Z" w16du:dateUtc="2026-04-16T15:42:00Z">
        <w:r w:rsidRPr="005C188E" w:rsidDel="006E1279">
          <w:rPr>
            <w:lang w:val="pt-PT"/>
            <w:rPrChange w:id="2019" w:author="Janina Nalagy" w:date="2026-04-16T17:18:00Z" w16du:dateUtc="2026-04-16T15:18:00Z">
              <w:rPr/>
            </w:rPrChange>
          </w:rPr>
          <w:delText>Coordenação, controlo e qualidade em cada fase</w:delText>
        </w:r>
      </w:del>
    </w:p>
    <w:p w14:paraId="0000021F" w14:textId="77777777" w:rsidR="00341B58" w:rsidRPr="005C188E" w:rsidRDefault="00000000">
      <w:pPr>
        <w:numPr>
          <w:ilvl w:val="0"/>
          <w:numId w:val="78"/>
        </w:numPr>
        <w:rPr>
          <w:lang w:val="pt-PT"/>
          <w:rPrChange w:id="2020" w:author="Janina Nalagy" w:date="2026-04-16T17:18:00Z" w16du:dateUtc="2026-04-16T15:18:00Z">
            <w:rPr/>
          </w:rPrChange>
        </w:rPr>
      </w:pPr>
      <w:r w:rsidRPr="005C188E">
        <w:rPr>
          <w:lang w:val="pt-PT"/>
          <w:rPrChange w:id="2021" w:author="Janina Nalagy" w:date="2026-04-16T17:18:00Z" w16du:dateUtc="2026-04-16T15:18:00Z">
            <w:rPr/>
          </w:rPrChange>
        </w:rPr>
        <w:t>Fiscalização</w:t>
      </w:r>
    </w:p>
    <w:p w14:paraId="00000220" w14:textId="77777777" w:rsidR="00341B58" w:rsidRPr="005C188E" w:rsidRDefault="00000000">
      <w:pPr>
        <w:numPr>
          <w:ilvl w:val="0"/>
          <w:numId w:val="78"/>
        </w:numPr>
        <w:rPr>
          <w:lang w:val="pt-PT"/>
          <w:rPrChange w:id="2022" w:author="Janina Nalagy" w:date="2026-04-16T17:18:00Z" w16du:dateUtc="2026-04-16T15:18:00Z">
            <w:rPr/>
          </w:rPrChange>
        </w:rPr>
      </w:pPr>
      <w:r w:rsidRPr="005C188E">
        <w:rPr>
          <w:lang w:val="pt-PT"/>
          <w:rPrChange w:id="2023" w:author="Janina Nalagy" w:date="2026-04-16T17:18:00Z" w16du:dateUtc="2026-04-16T15:18:00Z">
            <w:rPr/>
          </w:rPrChange>
        </w:rPr>
        <w:t>Projectos</w:t>
      </w:r>
    </w:p>
    <w:p w14:paraId="00000221" w14:textId="77777777" w:rsidR="00341B58" w:rsidRPr="005C188E" w:rsidRDefault="00000000">
      <w:pPr>
        <w:numPr>
          <w:ilvl w:val="0"/>
          <w:numId w:val="78"/>
        </w:numPr>
        <w:rPr>
          <w:lang w:val="pt-PT"/>
          <w:rPrChange w:id="2024" w:author="Janina Nalagy" w:date="2026-04-16T17:18:00Z" w16du:dateUtc="2026-04-16T15:18:00Z">
            <w:rPr/>
          </w:rPrChange>
        </w:rPr>
      </w:pPr>
      <w:r w:rsidRPr="005C188E">
        <w:rPr>
          <w:lang w:val="pt-PT"/>
          <w:rPrChange w:id="2025" w:author="Janina Nalagy" w:date="2026-04-16T17:18:00Z" w16du:dateUtc="2026-04-16T15:18:00Z">
            <w:rPr/>
          </w:rPrChange>
        </w:rPr>
        <w:t>Obra</w:t>
      </w:r>
    </w:p>
    <w:p w14:paraId="00000222" w14:textId="77777777" w:rsidR="00341B58" w:rsidRPr="005C188E" w:rsidRDefault="00000000">
      <w:pPr>
        <w:numPr>
          <w:ilvl w:val="0"/>
          <w:numId w:val="78"/>
        </w:numPr>
        <w:rPr>
          <w:lang w:val="pt-PT"/>
          <w:rPrChange w:id="2026" w:author="Janina Nalagy" w:date="2026-04-16T17:18:00Z" w16du:dateUtc="2026-04-16T15:18:00Z">
            <w:rPr/>
          </w:rPrChange>
        </w:rPr>
      </w:pPr>
      <w:r w:rsidRPr="005C188E">
        <w:rPr>
          <w:lang w:val="pt-PT"/>
          <w:rPrChange w:id="2027" w:author="Janina Nalagy" w:date="2026-04-16T17:18:00Z" w16du:dateUtc="2026-04-16T15:18:00Z">
            <w:rPr/>
          </w:rPrChange>
        </w:rPr>
        <w:t xml:space="preserve">Coordenação </w:t>
      </w:r>
      <w:proofErr w:type="spellStart"/>
      <w:r w:rsidRPr="005C188E">
        <w:rPr>
          <w:lang w:val="pt-PT"/>
          <w:rPrChange w:id="2028" w:author="Janina Nalagy" w:date="2026-04-16T17:18:00Z" w16du:dateUtc="2026-04-16T15:18:00Z">
            <w:rPr/>
          </w:rPrChange>
        </w:rPr>
        <w:t>Tecnica</w:t>
      </w:r>
      <w:proofErr w:type="spellEnd"/>
    </w:p>
    <w:p w14:paraId="00000223" w14:textId="77777777" w:rsidR="00341B58" w:rsidRPr="005C188E" w:rsidRDefault="00000000">
      <w:pPr>
        <w:numPr>
          <w:ilvl w:val="0"/>
          <w:numId w:val="78"/>
        </w:numPr>
        <w:rPr>
          <w:lang w:val="pt-PT"/>
          <w:rPrChange w:id="2029" w:author="Janina Nalagy" w:date="2026-04-16T17:18:00Z" w16du:dateUtc="2026-04-16T15:18:00Z">
            <w:rPr/>
          </w:rPrChange>
        </w:rPr>
      </w:pPr>
      <w:r w:rsidRPr="005C188E">
        <w:rPr>
          <w:lang w:val="pt-PT"/>
          <w:rPrChange w:id="2030" w:author="Janina Nalagy" w:date="2026-04-16T17:18:00Z" w16du:dateUtc="2026-04-16T15:18:00Z">
            <w:rPr/>
          </w:rPrChange>
        </w:rPr>
        <w:t>Os especialistas da REC acompanham projectos e obras com foco em conformidade, desempenho e articulação eficaz entre todas as partes envolvidas.</w:t>
      </w:r>
    </w:p>
    <w:p w14:paraId="00000224" w14:textId="77777777" w:rsidR="00341B58" w:rsidRPr="005C188E" w:rsidRDefault="00000000">
      <w:pPr>
        <w:pStyle w:val="Ttulo3"/>
        <w:rPr>
          <w:lang w:val="pt-PT"/>
          <w:rPrChange w:id="2031" w:author="Janina Nalagy" w:date="2026-04-16T17:18:00Z" w16du:dateUtc="2026-04-16T15:18:00Z">
            <w:rPr/>
          </w:rPrChange>
        </w:rPr>
      </w:pPr>
      <w:bookmarkStart w:id="2032" w:name="_wyj7ta148b34" w:colFirst="0" w:colLast="0"/>
      <w:bookmarkEnd w:id="2032"/>
      <w:r w:rsidRPr="005C188E">
        <w:rPr>
          <w:lang w:val="pt-PT"/>
          <w:rPrChange w:id="2033" w:author="Janina Nalagy" w:date="2026-04-16T17:18:00Z" w16du:dateUtc="2026-04-16T15:18:00Z">
            <w:rPr/>
          </w:rPrChange>
        </w:rPr>
        <w:t>Artigo: Peritagens técnicas para decisões com mais confiança</w:t>
      </w:r>
    </w:p>
    <w:p w14:paraId="00000225" w14:textId="77777777" w:rsidR="00341B58" w:rsidRPr="005C188E" w:rsidRDefault="00000000">
      <w:pPr>
        <w:numPr>
          <w:ilvl w:val="0"/>
          <w:numId w:val="86"/>
        </w:numPr>
        <w:rPr>
          <w:lang w:val="pt-PT"/>
          <w:rPrChange w:id="2034" w:author="Janina Nalagy" w:date="2026-04-16T17:18:00Z" w16du:dateUtc="2026-04-16T15:18:00Z">
            <w:rPr/>
          </w:rPrChange>
        </w:rPr>
      </w:pPr>
      <w:r w:rsidRPr="005C188E">
        <w:rPr>
          <w:lang w:val="pt-PT"/>
          <w:rPrChange w:id="2035" w:author="Janina Nalagy" w:date="2026-04-16T17:18:00Z" w16du:dateUtc="2026-04-16T15:18:00Z">
            <w:rPr/>
          </w:rPrChange>
        </w:rPr>
        <w:t>Notícias</w:t>
      </w:r>
    </w:p>
    <w:p w14:paraId="00000226" w14:textId="77777777" w:rsidR="00341B58" w:rsidRPr="005C188E" w:rsidRDefault="00000000">
      <w:pPr>
        <w:numPr>
          <w:ilvl w:val="0"/>
          <w:numId w:val="86"/>
        </w:numPr>
        <w:rPr>
          <w:lang w:val="pt-PT"/>
          <w:rPrChange w:id="2036" w:author="Janina Nalagy" w:date="2026-04-16T17:18:00Z" w16du:dateUtc="2026-04-16T15:18:00Z">
            <w:rPr/>
          </w:rPrChange>
        </w:rPr>
      </w:pPr>
      <w:r w:rsidRPr="005C188E">
        <w:rPr>
          <w:lang w:val="pt-PT"/>
          <w:rPrChange w:id="2037" w:author="Janina Nalagy" w:date="2026-04-16T17:18:00Z" w16du:dateUtc="2026-04-16T15:18:00Z">
            <w:rPr/>
          </w:rPrChange>
        </w:rPr>
        <w:t>Peritagens técnicas para decisões com mais confiança</w:t>
      </w:r>
    </w:p>
    <w:p w14:paraId="00000227" w14:textId="77777777" w:rsidR="00341B58" w:rsidRPr="005C188E" w:rsidRDefault="00000000">
      <w:pPr>
        <w:numPr>
          <w:ilvl w:val="0"/>
          <w:numId w:val="86"/>
        </w:numPr>
        <w:rPr>
          <w:lang w:val="pt-PT"/>
          <w:rPrChange w:id="2038" w:author="Janina Nalagy" w:date="2026-04-16T17:18:00Z" w16du:dateUtc="2026-04-16T15:18:00Z">
            <w:rPr/>
          </w:rPrChange>
        </w:rPr>
      </w:pPr>
      <w:r w:rsidRPr="005C188E">
        <w:rPr>
          <w:lang w:val="pt-PT"/>
          <w:rPrChange w:id="2039" w:author="Janina Nalagy" w:date="2026-04-16T17:18:00Z" w16du:dateUtc="2026-04-16T15:18:00Z">
            <w:rPr/>
          </w:rPrChange>
        </w:rPr>
        <w:t>REC</w:t>
      </w:r>
    </w:p>
    <w:p w14:paraId="00000228" w14:textId="77777777" w:rsidR="00341B58" w:rsidRPr="005C188E" w:rsidRDefault="00000000">
      <w:pPr>
        <w:numPr>
          <w:ilvl w:val="0"/>
          <w:numId w:val="86"/>
        </w:numPr>
        <w:rPr>
          <w:lang w:val="pt-PT"/>
          <w:rPrChange w:id="2040" w:author="Janina Nalagy" w:date="2026-04-16T17:18:00Z" w16du:dateUtc="2026-04-16T15:18:00Z">
            <w:rPr/>
          </w:rPrChange>
        </w:rPr>
      </w:pPr>
      <w:r w:rsidRPr="005C188E">
        <w:rPr>
          <w:lang w:val="pt-PT"/>
          <w:rPrChange w:id="2041" w:author="Janina Nalagy" w:date="2026-04-16T17:18:00Z" w16du:dateUtc="2026-04-16T15:18:00Z">
            <w:rPr/>
          </w:rPrChange>
        </w:rPr>
        <w:t>Peritagens</w:t>
      </w:r>
    </w:p>
    <w:p w14:paraId="00000229" w14:textId="77777777" w:rsidR="00341B58" w:rsidRPr="005C188E" w:rsidRDefault="00000000">
      <w:pPr>
        <w:numPr>
          <w:ilvl w:val="0"/>
          <w:numId w:val="86"/>
        </w:numPr>
        <w:rPr>
          <w:lang w:val="pt-PT"/>
          <w:rPrChange w:id="2042" w:author="Janina Nalagy" w:date="2026-04-16T17:18:00Z" w16du:dateUtc="2026-04-16T15:18:00Z">
            <w:rPr/>
          </w:rPrChange>
        </w:rPr>
      </w:pPr>
      <w:r w:rsidRPr="005C188E">
        <w:rPr>
          <w:lang w:val="pt-PT"/>
          <w:rPrChange w:id="2043" w:author="Janina Nalagy" w:date="2026-04-16T17:18:00Z" w16du:dateUtc="2026-04-16T15:18:00Z">
            <w:rPr/>
          </w:rPrChange>
        </w:rPr>
        <w:t>14 de Marco de 2026</w:t>
      </w:r>
    </w:p>
    <w:p w14:paraId="0000022A" w14:textId="77777777" w:rsidR="00341B58" w:rsidRPr="005C188E" w:rsidRDefault="00000000">
      <w:pPr>
        <w:numPr>
          <w:ilvl w:val="0"/>
          <w:numId w:val="86"/>
        </w:numPr>
        <w:rPr>
          <w:lang w:val="pt-PT"/>
          <w:rPrChange w:id="2044" w:author="Janina Nalagy" w:date="2026-04-16T17:18:00Z" w16du:dateUtc="2026-04-16T15:18:00Z">
            <w:rPr/>
          </w:rPrChange>
        </w:rPr>
      </w:pPr>
      <w:r w:rsidRPr="005C188E">
        <w:rPr>
          <w:lang w:val="pt-PT"/>
          <w:rPrChange w:id="2045" w:author="Janina Nalagy" w:date="2026-04-16T17:18:00Z" w16du:dateUtc="2026-04-16T15:18:00Z">
            <w:rPr/>
          </w:rPrChange>
        </w:rPr>
        <w:t>4 min de leitura</w:t>
      </w:r>
    </w:p>
    <w:p w14:paraId="1B578BC4" w14:textId="77777777" w:rsidR="00D91FE1" w:rsidRPr="00D91FE1" w:rsidRDefault="00D91FE1" w:rsidP="00D91FE1">
      <w:pPr>
        <w:pStyle w:val="Ttulo3"/>
        <w:rPr>
          <w:ins w:id="2046" w:author="Janina Nalagy" w:date="2026-04-16T17:55:00Z" w16du:dateUtc="2026-04-16T15:55:00Z"/>
          <w:lang w:val="pt-PT"/>
          <w:rPrChange w:id="2047" w:author="Janina Nalagy" w:date="2026-04-16T17:55:00Z" w16du:dateUtc="2026-04-16T15:55:00Z">
            <w:rPr>
              <w:ins w:id="2048" w:author="Janina Nalagy" w:date="2026-04-16T17:55:00Z" w16du:dateUtc="2026-04-16T15:55:00Z"/>
            </w:rPr>
          </w:rPrChange>
        </w:rPr>
      </w:pPr>
      <w:ins w:id="2049" w:author="Janina Nalagy" w:date="2026-04-16T17:55:00Z" w16du:dateUtc="2026-04-16T15:55:00Z">
        <w:r w:rsidRPr="00D91FE1">
          <w:rPr>
            <w:lang w:val="pt-PT"/>
            <w:rPrChange w:id="2050" w:author="Janina Nalagy" w:date="2026-04-16T17:55:00Z" w16du:dateUtc="2026-04-16T15:55:00Z">
              <w:rPr/>
            </w:rPrChange>
          </w:rPr>
          <w:lastRenderedPageBreak/>
          <w:t>Excerto</w:t>
        </w:r>
      </w:ins>
    </w:p>
    <w:p w14:paraId="0899A7B7" w14:textId="77777777" w:rsidR="00D91FE1" w:rsidRPr="00D91FE1" w:rsidRDefault="00D91FE1" w:rsidP="00D91FE1">
      <w:pPr>
        <w:pStyle w:val="NormalWeb"/>
        <w:rPr>
          <w:ins w:id="2051" w:author="Janina Nalagy" w:date="2026-04-16T17:55:00Z" w16du:dateUtc="2026-04-16T15:55:00Z"/>
          <w:lang w:val="pt-PT"/>
          <w:rPrChange w:id="2052" w:author="Janina Nalagy" w:date="2026-04-16T17:55:00Z" w16du:dateUtc="2026-04-16T15:55:00Z">
            <w:rPr>
              <w:ins w:id="2053" w:author="Janina Nalagy" w:date="2026-04-16T17:55:00Z" w16du:dateUtc="2026-04-16T15:55:00Z"/>
            </w:rPr>
          </w:rPrChange>
        </w:rPr>
      </w:pPr>
      <w:ins w:id="2054" w:author="Janina Nalagy" w:date="2026-04-16T17:55:00Z" w16du:dateUtc="2026-04-16T15:55:00Z">
        <w:r w:rsidRPr="00D91FE1">
          <w:rPr>
            <w:lang w:val="pt-PT"/>
            <w:rPrChange w:id="2055" w:author="Janina Nalagy" w:date="2026-04-16T17:55:00Z" w16du:dateUtc="2026-04-16T15:55:00Z">
              <w:rPr/>
            </w:rPrChange>
          </w:rPr>
          <w:t>Diagnósticos rigorosos, relatórios claros e análise técnica fundamentada ajudam a reduzir incerteza e a apoiar decisões patrimoniais, financeiras e operacionais com maior confiança.</w:t>
        </w:r>
      </w:ins>
    </w:p>
    <w:p w14:paraId="09C3C2DE" w14:textId="77777777" w:rsidR="00D91FE1" w:rsidRPr="00D91FE1" w:rsidRDefault="00D91FE1" w:rsidP="00D91FE1">
      <w:pPr>
        <w:pStyle w:val="Ttulo3"/>
        <w:rPr>
          <w:ins w:id="2056" w:author="Janina Nalagy" w:date="2026-04-16T17:55:00Z" w16du:dateUtc="2026-04-16T15:55:00Z"/>
          <w:lang w:val="pt-PT"/>
          <w:rPrChange w:id="2057" w:author="Janina Nalagy" w:date="2026-04-16T17:55:00Z" w16du:dateUtc="2026-04-16T15:55:00Z">
            <w:rPr>
              <w:ins w:id="2058" w:author="Janina Nalagy" w:date="2026-04-16T17:55:00Z" w16du:dateUtc="2026-04-16T15:55:00Z"/>
            </w:rPr>
          </w:rPrChange>
        </w:rPr>
      </w:pPr>
      <w:ins w:id="2059" w:author="Janina Nalagy" w:date="2026-04-16T17:55:00Z" w16du:dateUtc="2026-04-16T15:55:00Z">
        <w:r w:rsidRPr="00D91FE1">
          <w:rPr>
            <w:lang w:val="pt-PT"/>
            <w:rPrChange w:id="2060" w:author="Janina Nalagy" w:date="2026-04-16T17:55:00Z" w16du:dateUtc="2026-04-16T15:55:00Z">
              <w:rPr/>
            </w:rPrChange>
          </w:rPr>
          <w:t>Corpo do artigo</w:t>
        </w:r>
      </w:ins>
    </w:p>
    <w:p w14:paraId="361778A5" w14:textId="77777777" w:rsidR="00D91FE1" w:rsidRPr="00D91FE1" w:rsidRDefault="00D91FE1" w:rsidP="00D91FE1">
      <w:pPr>
        <w:pStyle w:val="NormalWeb"/>
        <w:rPr>
          <w:ins w:id="2061" w:author="Janina Nalagy" w:date="2026-04-16T17:55:00Z" w16du:dateUtc="2026-04-16T15:55:00Z"/>
          <w:lang w:val="pt-PT"/>
          <w:rPrChange w:id="2062" w:author="Janina Nalagy" w:date="2026-04-16T17:55:00Z" w16du:dateUtc="2026-04-16T15:55:00Z">
            <w:rPr>
              <w:ins w:id="2063" w:author="Janina Nalagy" w:date="2026-04-16T17:55:00Z" w16du:dateUtc="2026-04-16T15:55:00Z"/>
            </w:rPr>
          </w:rPrChange>
        </w:rPr>
      </w:pPr>
      <w:ins w:id="2064" w:author="Janina Nalagy" w:date="2026-04-16T17:55:00Z" w16du:dateUtc="2026-04-16T15:55:00Z">
        <w:r w:rsidRPr="00D91FE1">
          <w:rPr>
            <w:lang w:val="pt-PT"/>
            <w:rPrChange w:id="2065" w:author="Janina Nalagy" w:date="2026-04-16T17:55:00Z" w16du:dateUtc="2026-04-16T15:55:00Z">
              <w:rPr/>
            </w:rPrChange>
          </w:rPr>
          <w:t>As peritagens técnicas desempenham um papel determinante sempre que é necessário transformar dúvida em evidência objectiva. Em processos de aquisição, financiamento, manutenção, reabilitação ou gestão patrimonial, a qualidade do diagnóstico influencia directamente a qualidade da decisão.</w:t>
        </w:r>
      </w:ins>
    </w:p>
    <w:p w14:paraId="3D7C1C0C" w14:textId="77777777" w:rsidR="00D91FE1" w:rsidRPr="00D91FE1" w:rsidRDefault="00D91FE1" w:rsidP="00D91FE1">
      <w:pPr>
        <w:pStyle w:val="NormalWeb"/>
        <w:rPr>
          <w:ins w:id="2066" w:author="Janina Nalagy" w:date="2026-04-16T17:55:00Z" w16du:dateUtc="2026-04-16T15:55:00Z"/>
          <w:lang w:val="pt-PT"/>
          <w:rPrChange w:id="2067" w:author="Janina Nalagy" w:date="2026-04-16T17:55:00Z" w16du:dateUtc="2026-04-16T15:55:00Z">
            <w:rPr>
              <w:ins w:id="2068" w:author="Janina Nalagy" w:date="2026-04-16T17:55:00Z" w16du:dateUtc="2026-04-16T15:55:00Z"/>
            </w:rPr>
          </w:rPrChange>
        </w:rPr>
      </w:pPr>
      <w:ins w:id="2069" w:author="Janina Nalagy" w:date="2026-04-16T17:55:00Z" w16du:dateUtc="2026-04-16T15:55:00Z">
        <w:r w:rsidRPr="00D91FE1">
          <w:rPr>
            <w:lang w:val="pt-PT"/>
            <w:rPrChange w:id="2070" w:author="Janina Nalagy" w:date="2026-04-16T17:55:00Z" w16du:dateUtc="2026-04-16T15:55:00Z">
              <w:rPr/>
            </w:rPrChange>
          </w:rPr>
          <w:t>Na REC, a peritagem técnica é desenvolvida com base em observação rigorosa, análise estruturada e comunicação clara. Cruzamos vistoria em campo, análise documental, leitura técnica especializada e, quando necessário, avaliação de risco, para produzir relatórios que sejam simultaneamente sólidos do ponto de vista técnico e úteis do ponto de vista prático.</w:t>
        </w:r>
      </w:ins>
    </w:p>
    <w:p w14:paraId="5D4CC47C" w14:textId="77777777" w:rsidR="00D91FE1" w:rsidRPr="00D91FE1" w:rsidRDefault="00D91FE1" w:rsidP="00D91FE1">
      <w:pPr>
        <w:pStyle w:val="NormalWeb"/>
        <w:rPr>
          <w:ins w:id="2071" w:author="Janina Nalagy" w:date="2026-04-16T17:55:00Z" w16du:dateUtc="2026-04-16T15:55:00Z"/>
          <w:lang w:val="pt-PT"/>
          <w:rPrChange w:id="2072" w:author="Janina Nalagy" w:date="2026-04-16T17:55:00Z" w16du:dateUtc="2026-04-16T15:55:00Z">
            <w:rPr>
              <w:ins w:id="2073" w:author="Janina Nalagy" w:date="2026-04-16T17:55:00Z" w16du:dateUtc="2026-04-16T15:55:00Z"/>
            </w:rPr>
          </w:rPrChange>
        </w:rPr>
      </w:pPr>
      <w:ins w:id="2074" w:author="Janina Nalagy" w:date="2026-04-16T17:55:00Z" w16du:dateUtc="2026-04-16T15:55:00Z">
        <w:r w:rsidRPr="00D91FE1">
          <w:rPr>
            <w:lang w:val="pt-PT"/>
            <w:rPrChange w:id="2075" w:author="Janina Nalagy" w:date="2026-04-16T17:55:00Z" w16du:dateUtc="2026-04-16T15:55:00Z">
              <w:rPr/>
            </w:rPrChange>
          </w:rPr>
          <w:t>Um bom relatório não se limita a identificar anomalias. Deve explicar o seu impacto, a sua criticidade, as suas implicações operacionais e patrimoniais e as prioridades de intervenção recomendadas.</w:t>
        </w:r>
      </w:ins>
    </w:p>
    <w:p w14:paraId="651AB7DD" w14:textId="77777777" w:rsidR="00D91FE1" w:rsidRPr="00D91FE1" w:rsidRDefault="00D91FE1" w:rsidP="00D91FE1">
      <w:pPr>
        <w:pStyle w:val="NormalWeb"/>
        <w:rPr>
          <w:ins w:id="2076" w:author="Janina Nalagy" w:date="2026-04-16T17:55:00Z" w16du:dateUtc="2026-04-16T15:55:00Z"/>
          <w:lang w:val="pt-PT"/>
          <w:rPrChange w:id="2077" w:author="Janina Nalagy" w:date="2026-04-16T17:55:00Z" w16du:dateUtc="2026-04-16T15:55:00Z">
            <w:rPr>
              <w:ins w:id="2078" w:author="Janina Nalagy" w:date="2026-04-16T17:55:00Z" w16du:dateUtc="2026-04-16T15:55:00Z"/>
            </w:rPr>
          </w:rPrChange>
        </w:rPr>
      </w:pPr>
      <w:ins w:id="2079" w:author="Janina Nalagy" w:date="2026-04-16T17:55:00Z" w16du:dateUtc="2026-04-16T15:55:00Z">
        <w:r w:rsidRPr="00D91FE1">
          <w:rPr>
            <w:lang w:val="pt-PT"/>
            <w:rPrChange w:id="2080" w:author="Janina Nalagy" w:date="2026-04-16T17:55:00Z" w16du:dateUtc="2026-04-16T15:55:00Z">
              <w:rPr/>
            </w:rPrChange>
          </w:rPr>
          <w:t>É esta capacidade de traduzir detalhe técnico em informação útil à decisão que torna a peritagem um instrumento valioso para clientes, investidores, seguradoras, bancos e demais entidades envolvidas.</w:t>
        </w:r>
      </w:ins>
    </w:p>
    <w:p w14:paraId="4D0C8BED" w14:textId="77777777" w:rsidR="00D91FE1" w:rsidRPr="00D91FE1" w:rsidRDefault="00D91FE1" w:rsidP="00D91FE1">
      <w:pPr>
        <w:pStyle w:val="NormalWeb"/>
        <w:rPr>
          <w:ins w:id="2081" w:author="Janina Nalagy" w:date="2026-04-16T17:55:00Z" w16du:dateUtc="2026-04-16T15:55:00Z"/>
          <w:lang w:val="pt-PT"/>
          <w:rPrChange w:id="2082" w:author="Janina Nalagy" w:date="2026-04-16T17:55:00Z" w16du:dateUtc="2026-04-16T15:55:00Z">
            <w:rPr>
              <w:ins w:id="2083" w:author="Janina Nalagy" w:date="2026-04-16T17:55:00Z" w16du:dateUtc="2026-04-16T15:55:00Z"/>
            </w:rPr>
          </w:rPrChange>
        </w:rPr>
      </w:pPr>
      <w:ins w:id="2084" w:author="Janina Nalagy" w:date="2026-04-16T17:55:00Z" w16du:dateUtc="2026-04-16T15:55:00Z">
        <w:r w:rsidRPr="00D91FE1">
          <w:rPr>
            <w:lang w:val="pt-PT"/>
            <w:rPrChange w:id="2085" w:author="Janina Nalagy" w:date="2026-04-16T17:55:00Z" w16du:dateUtc="2026-04-16T15:55:00Z">
              <w:rPr/>
            </w:rPrChange>
          </w:rPr>
          <w:t>Quando existe clareza sobre o estado real do activo, o cliente consegue definir prioridades, negociar melhor, antecipar custos, mitigar riscos e proteger o valor patrimonial com maior segurança.</w:t>
        </w:r>
      </w:ins>
    </w:p>
    <w:p w14:paraId="7560D97D" w14:textId="77777777" w:rsidR="00D91FE1" w:rsidRPr="00D91FE1" w:rsidRDefault="00D91FE1" w:rsidP="00D91FE1">
      <w:pPr>
        <w:pStyle w:val="NormalWeb"/>
        <w:rPr>
          <w:ins w:id="2086" w:author="Janina Nalagy" w:date="2026-04-16T17:55:00Z" w16du:dateUtc="2026-04-16T15:55:00Z"/>
          <w:lang w:val="pt-PT"/>
          <w:rPrChange w:id="2087" w:author="Janina Nalagy" w:date="2026-04-16T17:55:00Z" w16du:dateUtc="2026-04-16T15:55:00Z">
            <w:rPr>
              <w:ins w:id="2088" w:author="Janina Nalagy" w:date="2026-04-16T17:55:00Z" w16du:dateUtc="2026-04-16T15:55:00Z"/>
            </w:rPr>
          </w:rPrChange>
        </w:rPr>
      </w:pPr>
      <w:ins w:id="2089" w:author="Janina Nalagy" w:date="2026-04-16T17:55:00Z" w16du:dateUtc="2026-04-16T15:55:00Z">
        <w:r w:rsidRPr="00D91FE1">
          <w:rPr>
            <w:lang w:val="pt-PT"/>
            <w:rPrChange w:id="2090" w:author="Janina Nalagy" w:date="2026-04-16T17:55:00Z" w16du:dateUtc="2026-04-16T15:55:00Z">
              <w:rPr/>
            </w:rPrChange>
          </w:rPr>
          <w:t>Na REC, cada peritagem é conduzida com o objectivo de oferecer não apenas um diagnóstico, mas uma base sólida para agir com confiança e critério.</w:t>
        </w:r>
      </w:ins>
    </w:p>
    <w:p w14:paraId="1F847AD0" w14:textId="77777777" w:rsidR="00D91FE1" w:rsidRPr="00D91FE1" w:rsidRDefault="00D91FE1" w:rsidP="00D91FE1">
      <w:pPr>
        <w:pStyle w:val="Ttulo3"/>
        <w:rPr>
          <w:ins w:id="2091" w:author="Janina Nalagy" w:date="2026-04-16T17:55:00Z" w16du:dateUtc="2026-04-16T15:55:00Z"/>
          <w:lang w:val="pt-PT"/>
          <w:rPrChange w:id="2092" w:author="Janina Nalagy" w:date="2026-04-16T17:55:00Z" w16du:dateUtc="2026-04-16T15:55:00Z">
            <w:rPr>
              <w:ins w:id="2093" w:author="Janina Nalagy" w:date="2026-04-16T17:55:00Z" w16du:dateUtc="2026-04-16T15:55:00Z"/>
            </w:rPr>
          </w:rPrChange>
        </w:rPr>
      </w:pPr>
      <w:ins w:id="2094" w:author="Janina Nalagy" w:date="2026-04-16T17:55:00Z" w16du:dateUtc="2026-04-16T15:55:00Z">
        <w:r w:rsidRPr="00D91FE1">
          <w:rPr>
            <w:lang w:val="pt-PT"/>
            <w:rPrChange w:id="2095" w:author="Janina Nalagy" w:date="2026-04-16T17:55:00Z" w16du:dateUtc="2026-04-16T15:55:00Z">
              <w:rPr/>
            </w:rPrChange>
          </w:rPr>
          <w:t>Meta descrição</w:t>
        </w:r>
      </w:ins>
    </w:p>
    <w:p w14:paraId="38682E57" w14:textId="77777777" w:rsidR="00D91FE1" w:rsidRPr="00D91FE1" w:rsidRDefault="00D91FE1" w:rsidP="00D91FE1">
      <w:pPr>
        <w:pStyle w:val="NormalWeb"/>
        <w:rPr>
          <w:ins w:id="2096" w:author="Janina Nalagy" w:date="2026-04-16T17:55:00Z" w16du:dateUtc="2026-04-16T15:55:00Z"/>
          <w:lang w:val="pt-PT"/>
          <w:rPrChange w:id="2097" w:author="Janina Nalagy" w:date="2026-04-16T17:55:00Z" w16du:dateUtc="2026-04-16T15:55:00Z">
            <w:rPr>
              <w:ins w:id="2098" w:author="Janina Nalagy" w:date="2026-04-16T17:55:00Z" w16du:dateUtc="2026-04-16T15:55:00Z"/>
            </w:rPr>
          </w:rPrChange>
        </w:rPr>
      </w:pPr>
      <w:ins w:id="2099" w:author="Janina Nalagy" w:date="2026-04-16T17:55:00Z" w16du:dateUtc="2026-04-16T15:55:00Z">
        <w:r w:rsidRPr="00D91FE1">
          <w:rPr>
            <w:lang w:val="pt-PT"/>
            <w:rPrChange w:id="2100" w:author="Janina Nalagy" w:date="2026-04-16T17:55:00Z" w16du:dateUtc="2026-04-16T15:55:00Z">
              <w:rPr/>
            </w:rPrChange>
          </w:rPr>
          <w:t>Conheça a importância das peritagens técnicas para compra, financiamento, manutenção e gestão patrimonial, com relatórios claros e diagnósticos fiáveis.</w:t>
        </w:r>
      </w:ins>
    </w:p>
    <w:p w14:paraId="3E2A4CBF" w14:textId="77777777" w:rsidR="00D91FE1" w:rsidRPr="00D91FE1" w:rsidRDefault="00D91FE1" w:rsidP="00D91FE1">
      <w:pPr>
        <w:pStyle w:val="NormalWeb"/>
        <w:rPr>
          <w:ins w:id="2101" w:author="Janina Nalagy" w:date="2026-04-16T17:55:00Z" w16du:dateUtc="2026-04-16T15:55:00Z"/>
          <w:lang w:val="pt-PT"/>
          <w:rPrChange w:id="2102" w:author="Janina Nalagy" w:date="2026-04-16T17:55:00Z" w16du:dateUtc="2026-04-16T15:55:00Z">
            <w:rPr>
              <w:ins w:id="2103" w:author="Janina Nalagy" w:date="2026-04-16T17:55:00Z" w16du:dateUtc="2026-04-16T15:55:00Z"/>
            </w:rPr>
          </w:rPrChange>
        </w:rPr>
      </w:pPr>
    </w:p>
    <w:p w14:paraId="0000022B" w14:textId="4C5428E0" w:rsidR="00341B58" w:rsidRPr="005C188E" w:rsidDel="006E1279" w:rsidRDefault="00000000">
      <w:pPr>
        <w:numPr>
          <w:ilvl w:val="0"/>
          <w:numId w:val="86"/>
        </w:numPr>
        <w:rPr>
          <w:del w:id="2104" w:author="Janina Nalagy" w:date="2026-04-16T17:44:00Z" w16du:dateUtc="2026-04-16T15:44:00Z"/>
          <w:lang w:val="pt-PT"/>
          <w:rPrChange w:id="2105" w:author="Janina Nalagy" w:date="2026-04-16T17:18:00Z" w16du:dateUtc="2026-04-16T15:18:00Z">
            <w:rPr>
              <w:del w:id="2106" w:author="Janina Nalagy" w:date="2026-04-16T17:44:00Z" w16du:dateUtc="2026-04-16T15:44:00Z"/>
            </w:rPr>
          </w:rPrChange>
        </w:rPr>
      </w:pPr>
      <w:del w:id="2107" w:author="Janina Nalagy" w:date="2026-04-16T17:44:00Z" w16du:dateUtc="2026-04-16T15:44:00Z">
        <w:r w:rsidRPr="005C188E" w:rsidDel="006E1279">
          <w:rPr>
            <w:lang w:val="pt-PT"/>
            <w:rPrChange w:id="2108" w:author="Janina Nalagy" w:date="2026-04-16T17:18:00Z" w16du:dateUtc="2026-04-16T15:18:00Z">
              <w:rPr/>
            </w:rPrChange>
          </w:rPr>
          <w:delText>Relatórios claros, diagnósticos precisos e avaliação de risco reforçam a confiança em negócios patrimoniais, manutenção e processos de financiamento.</w:delText>
        </w:r>
      </w:del>
    </w:p>
    <w:p w14:paraId="0000022C" w14:textId="45E27CFD" w:rsidR="00341B58" w:rsidRPr="005C188E" w:rsidDel="006E1279" w:rsidRDefault="00000000">
      <w:pPr>
        <w:numPr>
          <w:ilvl w:val="0"/>
          <w:numId w:val="86"/>
        </w:numPr>
        <w:rPr>
          <w:del w:id="2109" w:author="Janina Nalagy" w:date="2026-04-16T17:44:00Z" w16du:dateUtc="2026-04-16T15:44:00Z"/>
          <w:lang w:val="pt-PT"/>
          <w:rPrChange w:id="2110" w:author="Janina Nalagy" w:date="2026-04-16T17:18:00Z" w16du:dateUtc="2026-04-16T15:18:00Z">
            <w:rPr>
              <w:del w:id="2111" w:author="Janina Nalagy" w:date="2026-04-16T17:44:00Z" w16du:dateUtc="2026-04-16T15:44:00Z"/>
            </w:rPr>
          </w:rPrChange>
        </w:rPr>
      </w:pPr>
      <w:del w:id="2112" w:author="Janina Nalagy" w:date="2026-04-16T17:44:00Z" w16du:dateUtc="2026-04-16T15:44:00Z">
        <w:r w:rsidRPr="005C188E" w:rsidDel="006E1279">
          <w:rPr>
            <w:lang w:val="pt-PT"/>
            <w:rPrChange w:id="2113" w:author="Janina Nalagy" w:date="2026-04-16T17:18:00Z" w16du:dateUtc="2026-04-16T15:18:00Z">
              <w:rPr/>
            </w:rPrChange>
          </w:rPr>
          <w:delText>As peritagens técnicas ajudam a transformar dúvidas em evidência objectiva, permitindo decisões mais seguras em contextos de investimento, manutenção e financiamento.</w:delText>
        </w:r>
      </w:del>
    </w:p>
    <w:p w14:paraId="0000022D" w14:textId="1F5E99BE" w:rsidR="00341B58" w:rsidRPr="005C188E" w:rsidDel="006E1279" w:rsidRDefault="00000000">
      <w:pPr>
        <w:numPr>
          <w:ilvl w:val="0"/>
          <w:numId w:val="86"/>
        </w:numPr>
        <w:rPr>
          <w:del w:id="2114" w:author="Janina Nalagy" w:date="2026-04-16T17:44:00Z" w16du:dateUtc="2026-04-16T15:44:00Z"/>
          <w:lang w:val="pt-PT"/>
          <w:rPrChange w:id="2115" w:author="Janina Nalagy" w:date="2026-04-16T17:18:00Z" w16du:dateUtc="2026-04-16T15:18:00Z">
            <w:rPr>
              <w:del w:id="2116" w:author="Janina Nalagy" w:date="2026-04-16T17:44:00Z" w16du:dateUtc="2026-04-16T15:44:00Z"/>
            </w:rPr>
          </w:rPrChange>
        </w:rPr>
      </w:pPr>
      <w:del w:id="2117" w:author="Janina Nalagy" w:date="2026-04-16T17:44:00Z" w16du:dateUtc="2026-04-16T15:44:00Z">
        <w:r w:rsidRPr="005C188E" w:rsidDel="006E1279">
          <w:rPr>
            <w:lang w:val="pt-PT"/>
            <w:rPrChange w:id="2118" w:author="Janina Nalagy" w:date="2026-04-16T17:18:00Z" w16du:dateUtc="2026-04-16T15:18:00Z">
              <w:rPr/>
            </w:rPrChange>
          </w:rPr>
          <w:delText>Ao cruzar observação em campo, análise documental e leitura técnica especializada, o relatório final ganha valor prático para diferentes tipos de cliente.</w:delText>
        </w:r>
      </w:del>
    </w:p>
    <w:p w14:paraId="0000022E" w14:textId="3598B482" w:rsidR="00341B58" w:rsidRPr="005C188E" w:rsidDel="006E1279" w:rsidRDefault="00000000">
      <w:pPr>
        <w:numPr>
          <w:ilvl w:val="0"/>
          <w:numId w:val="86"/>
        </w:numPr>
        <w:rPr>
          <w:del w:id="2119" w:author="Janina Nalagy" w:date="2026-04-16T17:44:00Z" w16du:dateUtc="2026-04-16T15:44:00Z"/>
          <w:lang w:val="pt-PT"/>
          <w:rPrChange w:id="2120" w:author="Janina Nalagy" w:date="2026-04-16T17:18:00Z" w16du:dateUtc="2026-04-16T15:18:00Z">
            <w:rPr>
              <w:del w:id="2121" w:author="Janina Nalagy" w:date="2026-04-16T17:44:00Z" w16du:dateUtc="2026-04-16T15:44:00Z"/>
            </w:rPr>
          </w:rPrChange>
        </w:rPr>
      </w:pPr>
      <w:del w:id="2122" w:author="Janina Nalagy" w:date="2026-04-16T17:44:00Z" w16du:dateUtc="2026-04-16T15:44:00Z">
        <w:r w:rsidRPr="005C188E" w:rsidDel="006E1279">
          <w:rPr>
            <w:lang w:val="pt-PT"/>
            <w:rPrChange w:id="2123" w:author="Janina Nalagy" w:date="2026-04-16T17:18:00Z" w16du:dateUtc="2026-04-16T15:18:00Z">
              <w:rPr/>
            </w:rPrChange>
          </w:rPr>
          <w:delText>Um diagnóstico claro permite agir no momento certo e evitar que pequenas falhas se transformem em perdas maiores.</w:delText>
        </w:r>
      </w:del>
    </w:p>
    <w:p w14:paraId="0000022F" w14:textId="5F0200AF" w:rsidR="00341B58" w:rsidRPr="005C188E" w:rsidDel="006E1279" w:rsidRDefault="00000000">
      <w:pPr>
        <w:numPr>
          <w:ilvl w:val="0"/>
          <w:numId w:val="86"/>
        </w:numPr>
        <w:rPr>
          <w:del w:id="2124" w:author="Janina Nalagy" w:date="2026-04-16T17:44:00Z" w16du:dateUtc="2026-04-16T15:44:00Z"/>
          <w:lang w:val="pt-PT"/>
          <w:rPrChange w:id="2125" w:author="Janina Nalagy" w:date="2026-04-16T17:18:00Z" w16du:dateUtc="2026-04-16T15:18:00Z">
            <w:rPr>
              <w:del w:id="2126" w:author="Janina Nalagy" w:date="2026-04-16T17:44:00Z" w16du:dateUtc="2026-04-16T15:44:00Z"/>
            </w:rPr>
          </w:rPrChange>
        </w:rPr>
      </w:pPr>
      <w:del w:id="2127" w:author="Janina Nalagy" w:date="2026-04-16T17:44:00Z" w16du:dateUtc="2026-04-16T15:44:00Z">
        <w:r w:rsidRPr="005C188E" w:rsidDel="006E1279">
          <w:rPr>
            <w:lang w:val="pt-PT"/>
            <w:rPrChange w:id="2128" w:author="Janina Nalagy" w:date="2026-04-16T17:18:00Z" w16du:dateUtc="2026-04-16T15:18:00Z">
              <w:rPr/>
            </w:rPrChange>
          </w:rPr>
          <w:delText>Especialistas REC</w:delText>
        </w:r>
      </w:del>
    </w:p>
    <w:p w14:paraId="00000230" w14:textId="5A789B3C" w:rsidR="00341B58" w:rsidRPr="005C188E" w:rsidDel="006E1279" w:rsidRDefault="00000000">
      <w:pPr>
        <w:numPr>
          <w:ilvl w:val="0"/>
          <w:numId w:val="86"/>
        </w:numPr>
        <w:rPr>
          <w:del w:id="2129" w:author="Janina Nalagy" w:date="2026-04-16T17:44:00Z" w16du:dateUtc="2026-04-16T15:44:00Z"/>
          <w:lang w:val="pt-PT"/>
          <w:rPrChange w:id="2130" w:author="Janina Nalagy" w:date="2026-04-16T17:18:00Z" w16du:dateUtc="2026-04-16T15:18:00Z">
            <w:rPr>
              <w:del w:id="2131" w:author="Janina Nalagy" w:date="2026-04-16T17:44:00Z" w16du:dateUtc="2026-04-16T15:44:00Z"/>
            </w:rPr>
          </w:rPrChange>
        </w:rPr>
      </w:pPr>
      <w:del w:id="2132" w:author="Janina Nalagy" w:date="2026-04-16T17:44:00Z" w16du:dateUtc="2026-04-16T15:44:00Z">
        <w:r w:rsidRPr="005C188E" w:rsidDel="006E1279">
          <w:rPr>
            <w:lang w:val="pt-PT"/>
            <w:rPrChange w:id="2133" w:author="Janina Nalagy" w:date="2026-04-16T17:18:00Z" w16du:dateUtc="2026-04-16T15:18:00Z">
              <w:rPr/>
            </w:rPrChange>
          </w:rPr>
          <w:delText>A qualidade da peritagem depende da profundidade do levantamento e da capacidade de traduzir conclusoes técnicas em recomendações úteis.</w:delText>
        </w:r>
      </w:del>
    </w:p>
    <w:p w14:paraId="00000231" w14:textId="6ABFAE9F" w:rsidR="00341B58" w:rsidRPr="005C188E" w:rsidDel="006E1279" w:rsidRDefault="00000000">
      <w:pPr>
        <w:numPr>
          <w:ilvl w:val="0"/>
          <w:numId w:val="86"/>
        </w:numPr>
        <w:rPr>
          <w:del w:id="2134" w:author="Janina Nalagy" w:date="2026-04-16T17:44:00Z" w16du:dateUtc="2026-04-16T15:44:00Z"/>
          <w:lang w:val="pt-PT"/>
          <w:rPrChange w:id="2135" w:author="Janina Nalagy" w:date="2026-04-16T17:18:00Z" w16du:dateUtc="2026-04-16T15:18:00Z">
            <w:rPr>
              <w:del w:id="2136" w:author="Janina Nalagy" w:date="2026-04-16T17:44:00Z" w16du:dateUtc="2026-04-16T15:44:00Z"/>
            </w:rPr>
          </w:rPrChange>
        </w:rPr>
      </w:pPr>
      <w:del w:id="2137" w:author="Janina Nalagy" w:date="2026-04-16T17:44:00Z" w16du:dateUtc="2026-04-16T15:44:00Z">
        <w:r w:rsidRPr="005C188E" w:rsidDel="006E1279">
          <w:rPr>
            <w:lang w:val="pt-PT"/>
            <w:rPrChange w:id="2138" w:author="Janina Nalagy" w:date="2026-04-16T17:18:00Z" w16du:dateUtc="2026-04-16T15:18:00Z">
              <w:rPr/>
            </w:rPrChange>
          </w:rPr>
          <w:lastRenderedPageBreak/>
          <w:delText>Isso e especialmente importante quando a análise serve de base a processos de crédito, aquisição, reabilitação ou due diligence.</w:delText>
        </w:r>
      </w:del>
    </w:p>
    <w:p w14:paraId="00000232" w14:textId="13FFA43C" w:rsidR="00341B58" w:rsidRPr="005C188E" w:rsidDel="006E1279" w:rsidRDefault="00000000">
      <w:pPr>
        <w:numPr>
          <w:ilvl w:val="0"/>
          <w:numId w:val="86"/>
        </w:numPr>
        <w:rPr>
          <w:del w:id="2139" w:author="Janina Nalagy" w:date="2026-04-16T17:44:00Z" w16du:dateUtc="2026-04-16T15:44:00Z"/>
          <w:lang w:val="pt-PT"/>
          <w:rPrChange w:id="2140" w:author="Janina Nalagy" w:date="2026-04-16T17:18:00Z" w16du:dateUtc="2026-04-16T15:18:00Z">
            <w:rPr>
              <w:del w:id="2141" w:author="Janina Nalagy" w:date="2026-04-16T17:44:00Z" w16du:dateUtc="2026-04-16T15:44:00Z"/>
            </w:rPr>
          </w:rPrChange>
        </w:rPr>
      </w:pPr>
      <w:del w:id="2142" w:author="Janina Nalagy" w:date="2026-04-16T17:44:00Z" w16du:dateUtc="2026-04-16T15:44:00Z">
        <w:r w:rsidRPr="005C188E" w:rsidDel="006E1279">
          <w:rPr>
            <w:lang w:val="pt-PT"/>
            <w:rPrChange w:id="2143" w:author="Janina Nalagy" w:date="2026-04-16T17:18:00Z" w16du:dateUtc="2026-04-16T15:18:00Z">
              <w:rPr/>
            </w:rPrChange>
          </w:rPr>
          <w:delText>Quando existe clareza sobre o estado real do activo, o cliente pode definir prioridades, negociar melhor e proteger o valor patrimonial.</w:delText>
        </w:r>
      </w:del>
    </w:p>
    <w:p w14:paraId="00000233" w14:textId="76EA9603" w:rsidR="00341B58" w:rsidRPr="005C188E" w:rsidDel="006E1279" w:rsidRDefault="00000000">
      <w:pPr>
        <w:numPr>
          <w:ilvl w:val="0"/>
          <w:numId w:val="86"/>
        </w:numPr>
        <w:rPr>
          <w:del w:id="2144" w:author="Janina Nalagy" w:date="2026-04-16T17:44:00Z" w16du:dateUtc="2026-04-16T15:44:00Z"/>
          <w:lang w:val="pt-PT"/>
          <w:rPrChange w:id="2145" w:author="Janina Nalagy" w:date="2026-04-16T17:18:00Z" w16du:dateUtc="2026-04-16T15:18:00Z">
            <w:rPr>
              <w:del w:id="2146" w:author="Janina Nalagy" w:date="2026-04-16T17:44:00Z" w16du:dateUtc="2026-04-16T15:44:00Z"/>
            </w:rPr>
          </w:rPrChange>
        </w:rPr>
      </w:pPr>
      <w:del w:id="2147" w:author="Janina Nalagy" w:date="2026-04-16T17:44:00Z" w16du:dateUtc="2026-04-16T15:44:00Z">
        <w:r w:rsidRPr="005C188E" w:rsidDel="006E1279">
          <w:rPr>
            <w:lang w:val="pt-PT"/>
            <w:rPrChange w:id="2148" w:author="Janina Nalagy" w:date="2026-04-16T17:18:00Z" w16du:dateUtc="2026-04-16T15:18:00Z">
              <w:rPr/>
            </w:rPrChange>
          </w:rPr>
          <w:delText>E essa combinação entre detalhe técnico e utilidade pratica que orienta cada peritagem realizada pela REC.</w:delText>
        </w:r>
      </w:del>
    </w:p>
    <w:p w14:paraId="00000234" w14:textId="77777777" w:rsidR="00341B58" w:rsidRPr="005C188E" w:rsidRDefault="00000000">
      <w:pPr>
        <w:numPr>
          <w:ilvl w:val="0"/>
          <w:numId w:val="86"/>
        </w:numPr>
        <w:rPr>
          <w:lang w:val="pt-PT"/>
          <w:rPrChange w:id="2149" w:author="Janina Nalagy" w:date="2026-04-16T17:18:00Z" w16du:dateUtc="2026-04-16T15:18:00Z">
            <w:rPr/>
          </w:rPrChange>
        </w:rPr>
      </w:pPr>
      <w:r w:rsidRPr="005C188E">
        <w:rPr>
          <w:lang w:val="pt-PT"/>
          <w:rPrChange w:id="2150" w:author="Janina Nalagy" w:date="2026-04-16T17:18:00Z" w16du:dateUtc="2026-04-16T15:18:00Z">
            <w:rPr/>
          </w:rPrChange>
        </w:rPr>
        <w:t>Diagnostico fiável para agir com confiança</w:t>
      </w:r>
    </w:p>
    <w:p w14:paraId="00000235" w14:textId="77777777" w:rsidR="00341B58" w:rsidRPr="005C188E" w:rsidRDefault="00000000">
      <w:pPr>
        <w:numPr>
          <w:ilvl w:val="0"/>
          <w:numId w:val="86"/>
        </w:numPr>
        <w:rPr>
          <w:lang w:val="pt-PT"/>
          <w:rPrChange w:id="2151" w:author="Janina Nalagy" w:date="2026-04-16T17:18:00Z" w16du:dateUtc="2026-04-16T15:18:00Z">
            <w:rPr/>
          </w:rPrChange>
        </w:rPr>
      </w:pPr>
      <w:r w:rsidRPr="005C188E">
        <w:rPr>
          <w:lang w:val="pt-PT"/>
          <w:rPrChange w:id="2152" w:author="Janina Nalagy" w:date="2026-04-16T17:18:00Z" w16du:dateUtc="2026-04-16T15:18:00Z">
            <w:rPr/>
          </w:rPrChange>
        </w:rPr>
        <w:t>Peritagens</w:t>
      </w:r>
    </w:p>
    <w:p w14:paraId="00000236" w14:textId="77777777" w:rsidR="00341B58" w:rsidRPr="005C188E" w:rsidRDefault="00000000">
      <w:pPr>
        <w:numPr>
          <w:ilvl w:val="0"/>
          <w:numId w:val="86"/>
        </w:numPr>
        <w:rPr>
          <w:lang w:val="pt-PT"/>
          <w:rPrChange w:id="2153" w:author="Janina Nalagy" w:date="2026-04-16T17:18:00Z" w16du:dateUtc="2026-04-16T15:18:00Z">
            <w:rPr/>
          </w:rPrChange>
        </w:rPr>
      </w:pPr>
      <w:r w:rsidRPr="005C188E">
        <w:rPr>
          <w:lang w:val="pt-PT"/>
          <w:rPrChange w:id="2154" w:author="Janina Nalagy" w:date="2026-04-16T17:18:00Z" w16du:dateUtc="2026-04-16T15:18:00Z">
            <w:rPr/>
          </w:rPrChange>
        </w:rPr>
        <w:t>Diagnostico</w:t>
      </w:r>
    </w:p>
    <w:p w14:paraId="00000237" w14:textId="77777777" w:rsidR="00341B58" w:rsidRPr="005C188E" w:rsidRDefault="00000000">
      <w:pPr>
        <w:numPr>
          <w:ilvl w:val="0"/>
          <w:numId w:val="86"/>
        </w:numPr>
        <w:rPr>
          <w:lang w:val="pt-PT"/>
          <w:rPrChange w:id="2155" w:author="Janina Nalagy" w:date="2026-04-16T17:18:00Z" w16du:dateUtc="2026-04-16T15:18:00Z">
            <w:rPr/>
          </w:rPrChange>
        </w:rPr>
      </w:pPr>
      <w:proofErr w:type="spellStart"/>
      <w:r w:rsidRPr="005C188E">
        <w:rPr>
          <w:lang w:val="pt-PT"/>
          <w:rPrChange w:id="2156" w:author="Janina Nalagy" w:date="2026-04-16T17:18:00Z" w16du:dateUtc="2026-04-16T15:18:00Z">
            <w:rPr/>
          </w:rPrChange>
        </w:rPr>
        <w:t>Patrimonio</w:t>
      </w:r>
      <w:proofErr w:type="spellEnd"/>
    </w:p>
    <w:p w14:paraId="00000238" w14:textId="77777777" w:rsidR="00341B58" w:rsidRPr="005C188E" w:rsidRDefault="00000000">
      <w:pPr>
        <w:numPr>
          <w:ilvl w:val="0"/>
          <w:numId w:val="86"/>
        </w:numPr>
        <w:rPr>
          <w:lang w:val="pt-PT"/>
          <w:rPrChange w:id="2157" w:author="Janina Nalagy" w:date="2026-04-16T17:18:00Z" w16du:dateUtc="2026-04-16T15:18:00Z">
            <w:rPr/>
          </w:rPrChange>
        </w:rPr>
      </w:pPr>
      <w:r w:rsidRPr="005C188E">
        <w:rPr>
          <w:lang w:val="pt-PT"/>
          <w:rPrChange w:id="2158" w:author="Janina Nalagy" w:date="2026-04-16T17:18:00Z" w16du:dateUtc="2026-04-16T15:18:00Z">
            <w:rPr/>
          </w:rPrChange>
        </w:rPr>
        <w:t xml:space="preserve">Especialistas </w:t>
      </w:r>
      <w:proofErr w:type="spellStart"/>
      <w:r w:rsidRPr="005C188E">
        <w:rPr>
          <w:lang w:val="pt-PT"/>
          <w:rPrChange w:id="2159" w:author="Janina Nalagy" w:date="2026-04-16T17:18:00Z" w16du:dateUtc="2026-04-16T15:18:00Z">
            <w:rPr/>
          </w:rPrChange>
        </w:rPr>
        <w:t>Tecnicos</w:t>
      </w:r>
      <w:proofErr w:type="spellEnd"/>
    </w:p>
    <w:p w14:paraId="00000239" w14:textId="77777777" w:rsidR="00341B58" w:rsidRPr="005C188E" w:rsidRDefault="00000000">
      <w:pPr>
        <w:numPr>
          <w:ilvl w:val="0"/>
          <w:numId w:val="86"/>
        </w:numPr>
        <w:rPr>
          <w:lang w:val="pt-PT"/>
          <w:rPrChange w:id="2160" w:author="Janina Nalagy" w:date="2026-04-16T17:18:00Z" w16du:dateUtc="2026-04-16T15:18:00Z">
            <w:rPr/>
          </w:rPrChange>
        </w:rPr>
      </w:pPr>
      <w:r w:rsidRPr="005C188E">
        <w:rPr>
          <w:lang w:val="pt-PT"/>
          <w:rPrChange w:id="2161" w:author="Janina Nalagy" w:date="2026-04-16T17:18:00Z" w16du:dateUtc="2026-04-16T15:18:00Z">
            <w:rPr/>
          </w:rPrChange>
        </w:rPr>
        <w:t>A REC produz diagnósticos e relatórios técnicos para apoiar clientes, instituições financeiras e investidores com informação clara e accionável.</w:t>
      </w:r>
    </w:p>
    <w:p w14:paraId="0000023A" w14:textId="77777777" w:rsidR="00341B58" w:rsidRPr="005C188E" w:rsidRDefault="00000000">
      <w:pPr>
        <w:pStyle w:val="Ttulo3"/>
        <w:rPr>
          <w:lang w:val="pt-PT"/>
          <w:rPrChange w:id="2162" w:author="Janina Nalagy" w:date="2026-04-16T17:18:00Z" w16du:dateUtc="2026-04-16T15:18:00Z">
            <w:rPr/>
          </w:rPrChange>
        </w:rPr>
      </w:pPr>
      <w:bookmarkStart w:id="2163" w:name="_vr5kn3c0n9d1" w:colFirst="0" w:colLast="0"/>
      <w:bookmarkEnd w:id="2163"/>
      <w:r w:rsidRPr="005C188E">
        <w:rPr>
          <w:lang w:val="pt-PT"/>
          <w:rPrChange w:id="2164" w:author="Janina Nalagy" w:date="2026-04-16T17:18:00Z" w16du:dateUtc="2026-04-16T15:18:00Z">
            <w:rPr/>
          </w:rPrChange>
        </w:rPr>
        <w:t>Artigo: Gestão de activos e inventariação com controlo digital</w:t>
      </w:r>
    </w:p>
    <w:p w14:paraId="0000023B" w14:textId="77777777" w:rsidR="00341B58" w:rsidRPr="005C188E" w:rsidRDefault="00000000">
      <w:pPr>
        <w:numPr>
          <w:ilvl w:val="0"/>
          <w:numId w:val="73"/>
        </w:numPr>
        <w:rPr>
          <w:lang w:val="pt-PT"/>
          <w:rPrChange w:id="2165" w:author="Janina Nalagy" w:date="2026-04-16T17:18:00Z" w16du:dateUtc="2026-04-16T15:18:00Z">
            <w:rPr/>
          </w:rPrChange>
        </w:rPr>
      </w:pPr>
      <w:r w:rsidRPr="005C188E">
        <w:rPr>
          <w:lang w:val="pt-PT"/>
          <w:rPrChange w:id="2166" w:author="Janina Nalagy" w:date="2026-04-16T17:18:00Z" w16du:dateUtc="2026-04-16T15:18:00Z">
            <w:rPr/>
          </w:rPrChange>
        </w:rPr>
        <w:t>Notícias</w:t>
      </w:r>
    </w:p>
    <w:p w14:paraId="0000023C" w14:textId="77777777" w:rsidR="00341B58" w:rsidRPr="005C188E" w:rsidRDefault="00000000">
      <w:pPr>
        <w:numPr>
          <w:ilvl w:val="0"/>
          <w:numId w:val="73"/>
        </w:numPr>
        <w:rPr>
          <w:lang w:val="pt-PT"/>
          <w:rPrChange w:id="2167" w:author="Janina Nalagy" w:date="2026-04-16T17:18:00Z" w16du:dateUtc="2026-04-16T15:18:00Z">
            <w:rPr/>
          </w:rPrChange>
        </w:rPr>
      </w:pPr>
      <w:r w:rsidRPr="005C188E">
        <w:rPr>
          <w:lang w:val="pt-PT"/>
          <w:rPrChange w:id="2168" w:author="Janina Nalagy" w:date="2026-04-16T17:18:00Z" w16du:dateUtc="2026-04-16T15:18:00Z">
            <w:rPr/>
          </w:rPrChange>
        </w:rPr>
        <w:t>Gestão de activos e inventariação com controlo digital</w:t>
      </w:r>
    </w:p>
    <w:p w14:paraId="0000023D" w14:textId="77777777" w:rsidR="00341B58" w:rsidRPr="005C188E" w:rsidRDefault="00000000">
      <w:pPr>
        <w:numPr>
          <w:ilvl w:val="0"/>
          <w:numId w:val="73"/>
        </w:numPr>
        <w:rPr>
          <w:lang w:val="pt-PT"/>
          <w:rPrChange w:id="2169" w:author="Janina Nalagy" w:date="2026-04-16T17:18:00Z" w16du:dateUtc="2026-04-16T15:18:00Z">
            <w:rPr/>
          </w:rPrChange>
        </w:rPr>
      </w:pPr>
      <w:r w:rsidRPr="005C188E">
        <w:rPr>
          <w:lang w:val="pt-PT"/>
          <w:rPrChange w:id="2170" w:author="Janina Nalagy" w:date="2026-04-16T17:18:00Z" w16du:dateUtc="2026-04-16T15:18:00Z">
            <w:rPr/>
          </w:rPrChange>
        </w:rPr>
        <w:t>REC</w:t>
      </w:r>
    </w:p>
    <w:p w14:paraId="0000023E" w14:textId="77777777" w:rsidR="00341B58" w:rsidRPr="005C188E" w:rsidRDefault="00000000">
      <w:pPr>
        <w:numPr>
          <w:ilvl w:val="0"/>
          <w:numId w:val="73"/>
        </w:numPr>
        <w:rPr>
          <w:lang w:val="pt-PT"/>
          <w:rPrChange w:id="2171" w:author="Janina Nalagy" w:date="2026-04-16T17:18:00Z" w16du:dateUtc="2026-04-16T15:18:00Z">
            <w:rPr/>
          </w:rPrChange>
        </w:rPr>
      </w:pPr>
      <w:r w:rsidRPr="005C188E">
        <w:rPr>
          <w:lang w:val="pt-PT"/>
          <w:rPrChange w:id="2172" w:author="Janina Nalagy" w:date="2026-04-16T17:18:00Z" w16du:dateUtc="2026-04-16T15:18:00Z">
            <w:rPr/>
          </w:rPrChange>
        </w:rPr>
        <w:t>Activos</w:t>
      </w:r>
    </w:p>
    <w:p w14:paraId="0000023F" w14:textId="77777777" w:rsidR="00341B58" w:rsidRPr="005C188E" w:rsidRDefault="00000000">
      <w:pPr>
        <w:numPr>
          <w:ilvl w:val="0"/>
          <w:numId w:val="73"/>
        </w:numPr>
        <w:rPr>
          <w:lang w:val="pt-PT"/>
          <w:rPrChange w:id="2173" w:author="Janina Nalagy" w:date="2026-04-16T17:18:00Z" w16du:dateUtc="2026-04-16T15:18:00Z">
            <w:rPr/>
          </w:rPrChange>
        </w:rPr>
      </w:pPr>
      <w:r w:rsidRPr="005C188E">
        <w:rPr>
          <w:lang w:val="pt-PT"/>
          <w:rPrChange w:id="2174" w:author="Janina Nalagy" w:date="2026-04-16T17:18:00Z" w16du:dateUtc="2026-04-16T15:18:00Z">
            <w:rPr/>
          </w:rPrChange>
        </w:rPr>
        <w:t>09 de Abril de 2026</w:t>
      </w:r>
    </w:p>
    <w:p w14:paraId="00000240" w14:textId="77777777" w:rsidR="00341B58" w:rsidRPr="005C188E" w:rsidRDefault="00000000">
      <w:pPr>
        <w:numPr>
          <w:ilvl w:val="0"/>
          <w:numId w:val="73"/>
        </w:numPr>
        <w:rPr>
          <w:lang w:val="pt-PT"/>
          <w:rPrChange w:id="2175" w:author="Janina Nalagy" w:date="2026-04-16T17:18:00Z" w16du:dateUtc="2026-04-16T15:18:00Z">
            <w:rPr/>
          </w:rPrChange>
        </w:rPr>
      </w:pPr>
      <w:r w:rsidRPr="005C188E">
        <w:rPr>
          <w:lang w:val="pt-PT"/>
          <w:rPrChange w:id="2176" w:author="Janina Nalagy" w:date="2026-04-16T17:18:00Z" w16du:dateUtc="2026-04-16T15:18:00Z">
            <w:rPr/>
          </w:rPrChange>
        </w:rPr>
        <w:t>3 min de leitura</w:t>
      </w:r>
    </w:p>
    <w:p w14:paraId="551EE140" w14:textId="77777777" w:rsidR="00D91FE1" w:rsidRPr="002C1987" w:rsidRDefault="00D91FE1" w:rsidP="00D91FE1">
      <w:pPr>
        <w:pStyle w:val="Ttulo3"/>
        <w:rPr>
          <w:ins w:id="2177" w:author="Janina Nalagy" w:date="2026-04-16T17:56:00Z" w16du:dateUtc="2026-04-16T15:56:00Z"/>
          <w:lang w:val="pt-PT"/>
          <w:rPrChange w:id="2178" w:author="Janina Nalagy" w:date="2026-04-16T17:56:00Z" w16du:dateUtc="2026-04-16T15:56:00Z">
            <w:rPr>
              <w:ins w:id="2179" w:author="Janina Nalagy" w:date="2026-04-16T17:56:00Z" w16du:dateUtc="2026-04-16T15:56:00Z"/>
            </w:rPr>
          </w:rPrChange>
        </w:rPr>
      </w:pPr>
      <w:ins w:id="2180" w:author="Janina Nalagy" w:date="2026-04-16T17:56:00Z" w16du:dateUtc="2026-04-16T15:56:00Z">
        <w:r w:rsidRPr="002C1987">
          <w:rPr>
            <w:lang w:val="pt-PT"/>
            <w:rPrChange w:id="2181" w:author="Janina Nalagy" w:date="2026-04-16T17:56:00Z" w16du:dateUtc="2026-04-16T15:56:00Z">
              <w:rPr/>
            </w:rPrChange>
          </w:rPr>
          <w:t>Excerto</w:t>
        </w:r>
      </w:ins>
    </w:p>
    <w:p w14:paraId="1CB42E17" w14:textId="77777777" w:rsidR="00D91FE1" w:rsidRPr="002C1987" w:rsidRDefault="00D91FE1" w:rsidP="00D91FE1">
      <w:pPr>
        <w:pStyle w:val="NormalWeb"/>
        <w:rPr>
          <w:ins w:id="2182" w:author="Janina Nalagy" w:date="2026-04-16T17:56:00Z" w16du:dateUtc="2026-04-16T15:56:00Z"/>
          <w:lang w:val="pt-PT"/>
          <w:rPrChange w:id="2183" w:author="Janina Nalagy" w:date="2026-04-16T17:56:00Z" w16du:dateUtc="2026-04-16T15:56:00Z">
            <w:rPr>
              <w:ins w:id="2184" w:author="Janina Nalagy" w:date="2026-04-16T17:56:00Z" w16du:dateUtc="2026-04-16T15:56:00Z"/>
            </w:rPr>
          </w:rPrChange>
        </w:rPr>
      </w:pPr>
      <w:ins w:id="2185" w:author="Janina Nalagy" w:date="2026-04-16T17:56:00Z" w16du:dateUtc="2026-04-16T15:56:00Z">
        <w:r w:rsidRPr="002C1987">
          <w:rPr>
            <w:lang w:val="pt-PT"/>
            <w:rPrChange w:id="2186" w:author="Janina Nalagy" w:date="2026-04-16T17:56:00Z" w16du:dateUtc="2026-04-16T15:56:00Z">
              <w:rPr/>
            </w:rPrChange>
          </w:rPr>
          <w:t>A inventariação, etiquetagem e digitalização de activos reforçam o controlo patrimonial, melhoram a rastreabilidade e apoiam auditorias, decisões de investimento e gestão operacional.</w:t>
        </w:r>
      </w:ins>
    </w:p>
    <w:p w14:paraId="4758FA07" w14:textId="77777777" w:rsidR="00D91FE1" w:rsidRPr="002C1987" w:rsidRDefault="00D91FE1" w:rsidP="00D91FE1">
      <w:pPr>
        <w:pStyle w:val="Ttulo3"/>
        <w:rPr>
          <w:ins w:id="2187" w:author="Janina Nalagy" w:date="2026-04-16T17:56:00Z" w16du:dateUtc="2026-04-16T15:56:00Z"/>
          <w:lang w:val="pt-PT"/>
          <w:rPrChange w:id="2188" w:author="Janina Nalagy" w:date="2026-04-16T17:57:00Z" w16du:dateUtc="2026-04-16T15:57:00Z">
            <w:rPr>
              <w:ins w:id="2189" w:author="Janina Nalagy" w:date="2026-04-16T17:56:00Z" w16du:dateUtc="2026-04-16T15:56:00Z"/>
            </w:rPr>
          </w:rPrChange>
        </w:rPr>
      </w:pPr>
      <w:ins w:id="2190" w:author="Janina Nalagy" w:date="2026-04-16T17:56:00Z" w16du:dateUtc="2026-04-16T15:56:00Z">
        <w:r w:rsidRPr="002C1987">
          <w:rPr>
            <w:lang w:val="pt-PT"/>
            <w:rPrChange w:id="2191" w:author="Janina Nalagy" w:date="2026-04-16T17:57:00Z" w16du:dateUtc="2026-04-16T15:57:00Z">
              <w:rPr/>
            </w:rPrChange>
          </w:rPr>
          <w:t>Corpo do artigo</w:t>
        </w:r>
      </w:ins>
    </w:p>
    <w:p w14:paraId="3B7CB7EF" w14:textId="77777777" w:rsidR="00D91FE1" w:rsidRPr="002C1987" w:rsidRDefault="00D91FE1" w:rsidP="00D91FE1">
      <w:pPr>
        <w:pStyle w:val="NormalWeb"/>
        <w:rPr>
          <w:ins w:id="2192" w:author="Janina Nalagy" w:date="2026-04-16T17:56:00Z" w16du:dateUtc="2026-04-16T15:56:00Z"/>
          <w:lang w:val="pt-PT"/>
          <w:rPrChange w:id="2193" w:author="Janina Nalagy" w:date="2026-04-16T17:57:00Z" w16du:dateUtc="2026-04-16T15:57:00Z">
            <w:rPr>
              <w:ins w:id="2194" w:author="Janina Nalagy" w:date="2026-04-16T17:56:00Z" w16du:dateUtc="2026-04-16T15:56:00Z"/>
            </w:rPr>
          </w:rPrChange>
        </w:rPr>
      </w:pPr>
      <w:ins w:id="2195" w:author="Janina Nalagy" w:date="2026-04-16T17:56:00Z" w16du:dateUtc="2026-04-16T15:56:00Z">
        <w:r w:rsidRPr="002C1987">
          <w:rPr>
            <w:lang w:val="pt-PT"/>
            <w:rPrChange w:id="2196" w:author="Janina Nalagy" w:date="2026-04-16T17:57:00Z" w16du:dateUtc="2026-04-16T15:57:00Z">
              <w:rPr/>
            </w:rPrChange>
          </w:rPr>
          <w:t>Conhecer o património com precisão é o primeiro passo para o gerir de forma eficiente. Num ambiente empresarial cada vez mais exigente em matéria de controlo, conformidade e eficiência, a gestão de activos deixou de ser uma função meramente administrativa para assumir um papel estratégico.</w:t>
        </w:r>
      </w:ins>
    </w:p>
    <w:p w14:paraId="3AA91A0D" w14:textId="77777777" w:rsidR="00D91FE1" w:rsidRPr="002C1987" w:rsidRDefault="00D91FE1" w:rsidP="00D91FE1">
      <w:pPr>
        <w:pStyle w:val="NormalWeb"/>
        <w:rPr>
          <w:ins w:id="2197" w:author="Janina Nalagy" w:date="2026-04-16T17:56:00Z" w16du:dateUtc="2026-04-16T15:56:00Z"/>
          <w:lang w:val="pt-PT"/>
          <w:rPrChange w:id="2198" w:author="Janina Nalagy" w:date="2026-04-16T18:02:00Z" w16du:dateUtc="2026-04-16T16:02:00Z">
            <w:rPr>
              <w:ins w:id="2199" w:author="Janina Nalagy" w:date="2026-04-16T17:56:00Z" w16du:dateUtc="2026-04-16T15:56:00Z"/>
            </w:rPr>
          </w:rPrChange>
        </w:rPr>
      </w:pPr>
      <w:ins w:id="2200" w:author="Janina Nalagy" w:date="2026-04-16T17:56:00Z" w16du:dateUtc="2026-04-16T15:56:00Z">
        <w:r w:rsidRPr="002C1987">
          <w:rPr>
            <w:lang w:val="pt-PT"/>
            <w:rPrChange w:id="2201" w:author="Janina Nalagy" w:date="2026-04-16T18:02:00Z" w16du:dateUtc="2026-04-16T16:02:00Z">
              <w:rPr/>
            </w:rPrChange>
          </w:rPr>
          <w:t>Processos de inventariação bem estruturados permitem identificar, classificar, localizar e monitorizar bens com maior fiabilidade, reduzindo riscos de omissão, extravio ou inconsistência de registo.</w:t>
        </w:r>
      </w:ins>
    </w:p>
    <w:p w14:paraId="0459307B" w14:textId="77777777" w:rsidR="00D91FE1" w:rsidRPr="002C1987" w:rsidRDefault="00D91FE1" w:rsidP="00D91FE1">
      <w:pPr>
        <w:pStyle w:val="NormalWeb"/>
        <w:rPr>
          <w:ins w:id="2202" w:author="Janina Nalagy" w:date="2026-04-16T17:56:00Z" w16du:dateUtc="2026-04-16T15:56:00Z"/>
          <w:lang w:val="pt-PT"/>
          <w:rPrChange w:id="2203" w:author="Janina Nalagy" w:date="2026-04-16T18:02:00Z" w16du:dateUtc="2026-04-16T16:02:00Z">
            <w:rPr>
              <w:ins w:id="2204" w:author="Janina Nalagy" w:date="2026-04-16T17:56:00Z" w16du:dateUtc="2026-04-16T15:56:00Z"/>
            </w:rPr>
          </w:rPrChange>
        </w:rPr>
      </w:pPr>
      <w:ins w:id="2205" w:author="Janina Nalagy" w:date="2026-04-16T17:56:00Z" w16du:dateUtc="2026-04-16T15:56:00Z">
        <w:r w:rsidRPr="002C1987">
          <w:rPr>
            <w:lang w:val="pt-PT"/>
            <w:rPrChange w:id="2206" w:author="Janina Nalagy" w:date="2026-04-16T18:02:00Z" w16du:dateUtc="2026-04-16T16:02:00Z">
              <w:rPr/>
            </w:rPrChange>
          </w:rPr>
          <w:t xml:space="preserve">Quando associados à etiquetagem patrimonial e a bases de dados digitais organizadas, estes processos ganham uma nova dimensão. A informação torna-se mais acessível, </w:t>
        </w:r>
        <w:proofErr w:type="spellStart"/>
        <w:r w:rsidRPr="002C1987">
          <w:rPr>
            <w:lang w:val="pt-PT"/>
            <w:rPrChange w:id="2207" w:author="Janina Nalagy" w:date="2026-04-16T18:02:00Z" w16du:dateUtc="2026-04-16T16:02:00Z">
              <w:rPr/>
            </w:rPrChange>
          </w:rPr>
          <w:t>rastreável</w:t>
        </w:r>
        <w:proofErr w:type="spellEnd"/>
        <w:r w:rsidRPr="002C1987">
          <w:rPr>
            <w:lang w:val="pt-PT"/>
            <w:rPrChange w:id="2208" w:author="Janina Nalagy" w:date="2026-04-16T18:02:00Z" w16du:dateUtc="2026-04-16T16:02:00Z">
              <w:rPr/>
            </w:rPrChange>
          </w:rPr>
          <w:t xml:space="preserve"> e útil para auditorias, reconciliação patrimonial, seguros, manutenção e tomada de decisão.</w:t>
        </w:r>
      </w:ins>
    </w:p>
    <w:p w14:paraId="6CA5844C" w14:textId="77777777" w:rsidR="00D91FE1" w:rsidRPr="002C1987" w:rsidRDefault="00D91FE1" w:rsidP="00D91FE1">
      <w:pPr>
        <w:pStyle w:val="NormalWeb"/>
        <w:rPr>
          <w:ins w:id="2209" w:author="Janina Nalagy" w:date="2026-04-16T17:56:00Z" w16du:dateUtc="2026-04-16T15:56:00Z"/>
          <w:lang w:val="pt-PT"/>
          <w:rPrChange w:id="2210" w:author="Janina Nalagy" w:date="2026-04-16T18:02:00Z" w16du:dateUtc="2026-04-16T16:02:00Z">
            <w:rPr>
              <w:ins w:id="2211" w:author="Janina Nalagy" w:date="2026-04-16T17:56:00Z" w16du:dateUtc="2026-04-16T15:56:00Z"/>
            </w:rPr>
          </w:rPrChange>
        </w:rPr>
      </w:pPr>
      <w:ins w:id="2212" w:author="Janina Nalagy" w:date="2026-04-16T17:56:00Z" w16du:dateUtc="2026-04-16T15:56:00Z">
        <w:r w:rsidRPr="002C1987">
          <w:rPr>
            <w:lang w:val="pt-PT"/>
            <w:rPrChange w:id="2213" w:author="Janina Nalagy" w:date="2026-04-16T18:02:00Z" w16du:dateUtc="2026-04-16T16:02:00Z">
              <w:rPr/>
            </w:rPrChange>
          </w:rPr>
          <w:t>A digitalização do inventário melhora o tempo de resposta, facilita actualizações periódicas e reforça a qualidade da informação utilizada em processos financeiros e operacionais.</w:t>
        </w:r>
      </w:ins>
    </w:p>
    <w:p w14:paraId="24D1387E" w14:textId="77777777" w:rsidR="00D91FE1" w:rsidRPr="002C1987" w:rsidRDefault="00D91FE1" w:rsidP="00D91FE1">
      <w:pPr>
        <w:pStyle w:val="NormalWeb"/>
        <w:rPr>
          <w:ins w:id="2214" w:author="Janina Nalagy" w:date="2026-04-16T17:56:00Z" w16du:dateUtc="2026-04-16T15:56:00Z"/>
          <w:lang w:val="pt-PT"/>
          <w:rPrChange w:id="2215" w:author="Janina Nalagy" w:date="2026-04-16T18:02:00Z" w16du:dateUtc="2026-04-16T16:02:00Z">
            <w:rPr>
              <w:ins w:id="2216" w:author="Janina Nalagy" w:date="2026-04-16T17:56:00Z" w16du:dateUtc="2026-04-16T15:56:00Z"/>
            </w:rPr>
          </w:rPrChange>
        </w:rPr>
      </w:pPr>
      <w:ins w:id="2217" w:author="Janina Nalagy" w:date="2026-04-16T17:56:00Z" w16du:dateUtc="2026-04-16T15:56:00Z">
        <w:r w:rsidRPr="002C1987">
          <w:rPr>
            <w:lang w:val="pt-PT"/>
            <w:rPrChange w:id="2218" w:author="Janina Nalagy" w:date="2026-04-16T18:02:00Z" w16du:dateUtc="2026-04-16T16:02:00Z">
              <w:rPr/>
            </w:rPrChange>
          </w:rPr>
          <w:t>Para as organizações, isto traduz-se em maior controlo, maior previsibilidade e maior capacidade de gerir o património com eficiência e rigor.</w:t>
        </w:r>
      </w:ins>
    </w:p>
    <w:p w14:paraId="09710E5F" w14:textId="77777777" w:rsidR="00D91FE1" w:rsidRPr="002C1987" w:rsidRDefault="00D91FE1" w:rsidP="00D91FE1">
      <w:pPr>
        <w:pStyle w:val="NormalWeb"/>
        <w:rPr>
          <w:ins w:id="2219" w:author="Janina Nalagy" w:date="2026-04-16T17:56:00Z" w16du:dateUtc="2026-04-16T15:56:00Z"/>
          <w:lang w:val="pt-PT"/>
          <w:rPrChange w:id="2220" w:author="Janina Nalagy" w:date="2026-04-16T18:02:00Z" w16du:dateUtc="2026-04-16T16:02:00Z">
            <w:rPr>
              <w:ins w:id="2221" w:author="Janina Nalagy" w:date="2026-04-16T17:56:00Z" w16du:dateUtc="2026-04-16T15:56:00Z"/>
            </w:rPr>
          </w:rPrChange>
        </w:rPr>
      </w:pPr>
      <w:ins w:id="2222" w:author="Janina Nalagy" w:date="2026-04-16T17:56:00Z" w16du:dateUtc="2026-04-16T15:56:00Z">
        <w:r w:rsidRPr="002C1987">
          <w:rPr>
            <w:lang w:val="pt-PT"/>
            <w:rPrChange w:id="2223" w:author="Janina Nalagy" w:date="2026-04-16T18:02:00Z" w16du:dateUtc="2026-04-16T16:02:00Z">
              <w:rPr/>
            </w:rPrChange>
          </w:rPr>
          <w:lastRenderedPageBreak/>
          <w:t>Na REC, apoiamos este processo com metodologia, etiquetagem, registo estruturado e soluções ajustadas às necessidades de cada cliente, contribuindo para uma gestão patrimonial mais sólida, transparente e orientada para resultados.</w:t>
        </w:r>
      </w:ins>
    </w:p>
    <w:p w14:paraId="514108C2" w14:textId="77777777" w:rsidR="00D91FE1" w:rsidRPr="002C1987" w:rsidRDefault="00D91FE1" w:rsidP="00D91FE1">
      <w:pPr>
        <w:pStyle w:val="Ttulo3"/>
        <w:rPr>
          <w:ins w:id="2224" w:author="Janina Nalagy" w:date="2026-04-16T17:56:00Z" w16du:dateUtc="2026-04-16T15:56:00Z"/>
          <w:lang w:val="pt-PT"/>
          <w:rPrChange w:id="2225" w:author="Janina Nalagy" w:date="2026-04-16T18:02:00Z" w16du:dateUtc="2026-04-16T16:02:00Z">
            <w:rPr>
              <w:ins w:id="2226" w:author="Janina Nalagy" w:date="2026-04-16T17:56:00Z" w16du:dateUtc="2026-04-16T15:56:00Z"/>
            </w:rPr>
          </w:rPrChange>
        </w:rPr>
      </w:pPr>
      <w:ins w:id="2227" w:author="Janina Nalagy" w:date="2026-04-16T17:56:00Z" w16du:dateUtc="2026-04-16T15:56:00Z">
        <w:r w:rsidRPr="002C1987">
          <w:rPr>
            <w:lang w:val="pt-PT"/>
            <w:rPrChange w:id="2228" w:author="Janina Nalagy" w:date="2026-04-16T18:02:00Z" w16du:dateUtc="2026-04-16T16:02:00Z">
              <w:rPr/>
            </w:rPrChange>
          </w:rPr>
          <w:t>Meta descrição</w:t>
        </w:r>
      </w:ins>
    </w:p>
    <w:p w14:paraId="46F9E7CC" w14:textId="77777777" w:rsidR="00D91FE1" w:rsidRPr="002C1987" w:rsidRDefault="00D91FE1" w:rsidP="00D91FE1">
      <w:pPr>
        <w:pStyle w:val="NormalWeb"/>
        <w:rPr>
          <w:ins w:id="2229" w:author="Janina Nalagy" w:date="2026-04-16T17:56:00Z" w16du:dateUtc="2026-04-16T15:56:00Z"/>
          <w:lang w:val="pt-PT"/>
          <w:rPrChange w:id="2230" w:author="Janina Nalagy" w:date="2026-04-16T18:02:00Z" w16du:dateUtc="2026-04-16T16:02:00Z">
            <w:rPr>
              <w:ins w:id="2231" w:author="Janina Nalagy" w:date="2026-04-16T17:56:00Z" w16du:dateUtc="2026-04-16T15:56:00Z"/>
            </w:rPr>
          </w:rPrChange>
        </w:rPr>
      </w:pPr>
      <w:ins w:id="2232" w:author="Janina Nalagy" w:date="2026-04-16T17:56:00Z" w16du:dateUtc="2026-04-16T15:56:00Z">
        <w:r w:rsidRPr="002C1987">
          <w:rPr>
            <w:lang w:val="pt-PT"/>
            <w:rPrChange w:id="2233" w:author="Janina Nalagy" w:date="2026-04-16T18:02:00Z" w16du:dateUtc="2026-04-16T16:02:00Z">
              <w:rPr/>
            </w:rPrChange>
          </w:rPr>
          <w:t>Veja como a inventariação e o controlo digital de activos ajudam a melhorar o controlo patrimonial, a rastreabilidade e a preparação para auditorias.</w:t>
        </w:r>
      </w:ins>
    </w:p>
    <w:p w14:paraId="00000241" w14:textId="6A9298AC" w:rsidR="00341B58" w:rsidRPr="005C188E" w:rsidDel="006E1279" w:rsidRDefault="00000000">
      <w:pPr>
        <w:numPr>
          <w:ilvl w:val="0"/>
          <w:numId w:val="73"/>
        </w:numPr>
        <w:rPr>
          <w:del w:id="2234" w:author="Janina Nalagy" w:date="2026-04-16T17:45:00Z" w16du:dateUtc="2026-04-16T15:45:00Z"/>
          <w:lang w:val="pt-PT"/>
          <w:rPrChange w:id="2235" w:author="Janina Nalagy" w:date="2026-04-16T17:18:00Z" w16du:dateUtc="2026-04-16T15:18:00Z">
            <w:rPr>
              <w:del w:id="2236" w:author="Janina Nalagy" w:date="2026-04-16T17:45:00Z" w16du:dateUtc="2026-04-16T15:45:00Z"/>
            </w:rPr>
          </w:rPrChange>
        </w:rPr>
      </w:pPr>
      <w:del w:id="2237" w:author="Janina Nalagy" w:date="2026-04-16T17:45:00Z" w16du:dateUtc="2026-04-16T15:45:00Z">
        <w:r w:rsidRPr="005C188E" w:rsidDel="006E1279">
          <w:rPr>
            <w:lang w:val="pt-PT"/>
            <w:rPrChange w:id="2238" w:author="Janina Nalagy" w:date="2026-04-16T17:18:00Z" w16du:dateUtc="2026-04-16T15:18:00Z">
              <w:rPr/>
            </w:rPrChange>
          </w:rPr>
          <w:delText>Etiquetagem, reconciliação e bases de dados estruturadas permitem um controlo mais eficiente do património e melhor preparação para auditorias.</w:delText>
        </w:r>
      </w:del>
    </w:p>
    <w:p w14:paraId="00000242" w14:textId="061E1834" w:rsidR="00341B58" w:rsidRPr="005C188E" w:rsidDel="006E1279" w:rsidRDefault="00000000">
      <w:pPr>
        <w:numPr>
          <w:ilvl w:val="0"/>
          <w:numId w:val="73"/>
        </w:numPr>
        <w:rPr>
          <w:del w:id="2239" w:author="Janina Nalagy" w:date="2026-04-16T17:45:00Z" w16du:dateUtc="2026-04-16T15:45:00Z"/>
          <w:lang w:val="pt-PT"/>
          <w:rPrChange w:id="2240" w:author="Janina Nalagy" w:date="2026-04-16T17:18:00Z" w16du:dateUtc="2026-04-16T15:18:00Z">
            <w:rPr>
              <w:del w:id="2241" w:author="Janina Nalagy" w:date="2026-04-16T17:45:00Z" w16du:dateUtc="2026-04-16T15:45:00Z"/>
            </w:rPr>
          </w:rPrChange>
        </w:rPr>
      </w:pPr>
      <w:del w:id="2242" w:author="Janina Nalagy" w:date="2026-04-16T17:45:00Z" w16du:dateUtc="2026-04-16T15:45:00Z">
        <w:r w:rsidRPr="005C188E" w:rsidDel="006E1279">
          <w:rPr>
            <w:lang w:val="pt-PT"/>
            <w:rPrChange w:id="2243" w:author="Janina Nalagy" w:date="2026-04-16T17:18:00Z" w16du:dateUtc="2026-04-16T15:18:00Z">
              <w:rPr/>
            </w:rPrChange>
          </w:rPr>
          <w:delText>A gestão organizada de activos é essencial para conhecer, controlar e valorizar o património empresarial.</w:delText>
        </w:r>
      </w:del>
    </w:p>
    <w:p w14:paraId="00000243" w14:textId="69EFC1F0" w:rsidR="00341B58" w:rsidRPr="005C188E" w:rsidDel="006E1279" w:rsidRDefault="00000000">
      <w:pPr>
        <w:numPr>
          <w:ilvl w:val="0"/>
          <w:numId w:val="73"/>
        </w:numPr>
        <w:rPr>
          <w:del w:id="2244" w:author="Janina Nalagy" w:date="2026-04-16T17:45:00Z" w16du:dateUtc="2026-04-16T15:45:00Z"/>
          <w:lang w:val="pt-PT"/>
          <w:rPrChange w:id="2245" w:author="Janina Nalagy" w:date="2026-04-16T17:18:00Z" w16du:dateUtc="2026-04-16T15:18:00Z">
            <w:rPr>
              <w:del w:id="2246" w:author="Janina Nalagy" w:date="2026-04-16T17:45:00Z" w16du:dateUtc="2026-04-16T15:45:00Z"/>
            </w:rPr>
          </w:rPrChange>
        </w:rPr>
      </w:pPr>
      <w:del w:id="2247" w:author="Janina Nalagy" w:date="2026-04-16T17:45:00Z" w16du:dateUtc="2026-04-16T15:45:00Z">
        <w:r w:rsidRPr="005C188E" w:rsidDel="006E1279">
          <w:rPr>
            <w:lang w:val="pt-PT"/>
            <w:rPrChange w:id="2248" w:author="Janina Nalagy" w:date="2026-04-16T17:18:00Z" w16du:dateUtc="2026-04-16T15:18:00Z">
              <w:rPr/>
            </w:rPrChange>
          </w:rPr>
          <w:delText>Processos de inventariação bem estruturados permitem reduzir perdas, reforcar auditorias e apoiar decisões de investimento e manutenção.</w:delText>
        </w:r>
      </w:del>
    </w:p>
    <w:p w14:paraId="00000244" w14:textId="6CF22184" w:rsidR="00341B58" w:rsidRPr="005C188E" w:rsidDel="006E1279" w:rsidRDefault="00000000">
      <w:pPr>
        <w:numPr>
          <w:ilvl w:val="0"/>
          <w:numId w:val="73"/>
        </w:numPr>
        <w:rPr>
          <w:del w:id="2249" w:author="Janina Nalagy" w:date="2026-04-16T17:45:00Z" w16du:dateUtc="2026-04-16T15:45:00Z"/>
          <w:lang w:val="pt-PT"/>
          <w:rPrChange w:id="2250" w:author="Janina Nalagy" w:date="2026-04-16T17:18:00Z" w16du:dateUtc="2026-04-16T15:18:00Z">
            <w:rPr>
              <w:del w:id="2251" w:author="Janina Nalagy" w:date="2026-04-16T17:45:00Z" w16du:dateUtc="2026-04-16T15:45:00Z"/>
            </w:rPr>
          </w:rPrChange>
        </w:rPr>
      </w:pPr>
      <w:del w:id="2252" w:author="Janina Nalagy" w:date="2026-04-16T17:45:00Z" w16du:dateUtc="2026-04-16T15:45:00Z">
        <w:r w:rsidRPr="005C188E" w:rsidDel="006E1279">
          <w:rPr>
            <w:lang w:val="pt-PT"/>
            <w:rPrChange w:id="2253" w:author="Janina Nalagy" w:date="2026-04-16T17:18:00Z" w16du:dateUtc="2026-04-16T15:18:00Z">
              <w:rPr/>
            </w:rPrChange>
          </w:rPr>
          <w:delText>Conhecer o activo com rigor e o primeiro passo para o gerir melhor.</w:delText>
        </w:r>
      </w:del>
    </w:p>
    <w:p w14:paraId="00000245" w14:textId="3E72294C" w:rsidR="00341B58" w:rsidRPr="005C188E" w:rsidDel="006E1279" w:rsidRDefault="00000000">
      <w:pPr>
        <w:numPr>
          <w:ilvl w:val="0"/>
          <w:numId w:val="73"/>
        </w:numPr>
        <w:rPr>
          <w:del w:id="2254" w:author="Janina Nalagy" w:date="2026-04-16T17:45:00Z" w16du:dateUtc="2026-04-16T15:45:00Z"/>
          <w:lang w:val="pt-PT"/>
          <w:rPrChange w:id="2255" w:author="Janina Nalagy" w:date="2026-04-16T17:18:00Z" w16du:dateUtc="2026-04-16T15:18:00Z">
            <w:rPr>
              <w:del w:id="2256" w:author="Janina Nalagy" w:date="2026-04-16T17:45:00Z" w16du:dateUtc="2026-04-16T15:45:00Z"/>
            </w:rPr>
          </w:rPrChange>
        </w:rPr>
      </w:pPr>
      <w:del w:id="2257" w:author="Janina Nalagy" w:date="2026-04-16T17:45:00Z" w16du:dateUtc="2026-04-16T15:45:00Z">
        <w:r w:rsidRPr="005C188E" w:rsidDel="006E1279">
          <w:rPr>
            <w:lang w:val="pt-PT"/>
            <w:rPrChange w:id="2258" w:author="Janina Nalagy" w:date="2026-04-16T17:18:00Z" w16du:dateUtc="2026-04-16T15:18:00Z">
              <w:rPr/>
            </w:rPrChange>
          </w:rPr>
          <w:delText>REC</w:delText>
        </w:r>
      </w:del>
    </w:p>
    <w:p w14:paraId="00000246" w14:textId="71E752B3" w:rsidR="00341B58" w:rsidRPr="005C188E" w:rsidDel="006E1279" w:rsidRDefault="00000000">
      <w:pPr>
        <w:numPr>
          <w:ilvl w:val="0"/>
          <w:numId w:val="73"/>
        </w:numPr>
        <w:rPr>
          <w:del w:id="2259" w:author="Janina Nalagy" w:date="2026-04-16T17:45:00Z" w16du:dateUtc="2026-04-16T15:45:00Z"/>
          <w:lang w:val="pt-PT"/>
          <w:rPrChange w:id="2260" w:author="Janina Nalagy" w:date="2026-04-16T17:18:00Z" w16du:dateUtc="2026-04-16T15:18:00Z">
            <w:rPr>
              <w:del w:id="2261" w:author="Janina Nalagy" w:date="2026-04-16T17:45:00Z" w16du:dateUtc="2026-04-16T15:45:00Z"/>
            </w:rPr>
          </w:rPrChange>
        </w:rPr>
      </w:pPr>
      <w:del w:id="2262" w:author="Janina Nalagy" w:date="2026-04-16T17:45:00Z" w16du:dateUtc="2026-04-16T15:45:00Z">
        <w:r w:rsidRPr="005C188E" w:rsidDel="006E1279">
          <w:rPr>
            <w:lang w:val="pt-PT"/>
            <w:rPrChange w:id="2263" w:author="Janina Nalagy" w:date="2026-04-16T17:18:00Z" w16du:dateUtc="2026-04-16T15:18:00Z">
              <w:rPr/>
            </w:rPrChange>
          </w:rPr>
          <w:delText>A digitalizacao do inventario melhora rastreabilidade e tempo de resposta.</w:delText>
        </w:r>
      </w:del>
    </w:p>
    <w:p w14:paraId="00000247" w14:textId="42347E5B" w:rsidR="00341B58" w:rsidRPr="005C188E" w:rsidDel="006E1279" w:rsidRDefault="00000000">
      <w:pPr>
        <w:numPr>
          <w:ilvl w:val="0"/>
          <w:numId w:val="73"/>
        </w:numPr>
        <w:rPr>
          <w:del w:id="2264" w:author="Janina Nalagy" w:date="2026-04-16T17:45:00Z" w16du:dateUtc="2026-04-16T15:45:00Z"/>
          <w:lang w:val="pt-PT"/>
          <w:rPrChange w:id="2265" w:author="Janina Nalagy" w:date="2026-04-16T17:18:00Z" w16du:dateUtc="2026-04-16T15:18:00Z">
            <w:rPr>
              <w:del w:id="2266" w:author="Janina Nalagy" w:date="2026-04-16T17:45:00Z" w16du:dateUtc="2026-04-16T15:45:00Z"/>
            </w:rPr>
          </w:rPrChange>
        </w:rPr>
      </w:pPr>
      <w:del w:id="2267" w:author="Janina Nalagy" w:date="2026-04-16T17:45:00Z" w16du:dateUtc="2026-04-16T15:45:00Z">
        <w:r w:rsidRPr="005C188E" w:rsidDel="006E1279">
          <w:rPr>
            <w:lang w:val="pt-PT"/>
            <w:rPrChange w:id="2268" w:author="Janina Nalagy" w:date="2026-04-16T17:18:00Z" w16du:dateUtc="2026-04-16T15:18:00Z">
              <w:rPr/>
            </w:rPrChange>
          </w:rPr>
          <w:delText>Ao mesmo tempo, reforca a consistência da informação usada em processos financeiros e operacionais.</w:delText>
        </w:r>
      </w:del>
    </w:p>
    <w:p w14:paraId="00000248" w14:textId="20596465" w:rsidR="00341B58" w:rsidRPr="005C188E" w:rsidDel="006E1279" w:rsidRDefault="00000000">
      <w:pPr>
        <w:numPr>
          <w:ilvl w:val="0"/>
          <w:numId w:val="73"/>
        </w:numPr>
        <w:rPr>
          <w:del w:id="2269" w:author="Janina Nalagy" w:date="2026-04-16T17:45:00Z" w16du:dateUtc="2026-04-16T15:45:00Z"/>
          <w:lang w:val="pt-PT"/>
          <w:rPrChange w:id="2270" w:author="Janina Nalagy" w:date="2026-04-16T17:18:00Z" w16du:dateUtc="2026-04-16T15:18:00Z">
            <w:rPr>
              <w:del w:id="2271" w:author="Janina Nalagy" w:date="2026-04-16T17:45:00Z" w16du:dateUtc="2026-04-16T15:45:00Z"/>
            </w:rPr>
          </w:rPrChange>
        </w:rPr>
      </w:pPr>
      <w:del w:id="2272" w:author="Janina Nalagy" w:date="2026-04-16T17:45:00Z" w16du:dateUtc="2026-04-16T15:45:00Z">
        <w:r w:rsidRPr="005C188E" w:rsidDel="006E1279">
          <w:rPr>
            <w:lang w:val="pt-PT"/>
            <w:rPrChange w:id="2273" w:author="Janina Nalagy" w:date="2026-04-16T17:18:00Z" w16du:dateUtc="2026-04-16T15:18:00Z">
              <w:rPr/>
            </w:rPrChange>
          </w:rPr>
          <w:delText>Com maior controlo, a organizacao ganha eficiencia e previsibilidade.</w:delText>
        </w:r>
      </w:del>
    </w:p>
    <w:p w14:paraId="00000249" w14:textId="206D2885" w:rsidR="00341B58" w:rsidRPr="005C188E" w:rsidRDefault="00000000">
      <w:pPr>
        <w:numPr>
          <w:ilvl w:val="0"/>
          <w:numId w:val="73"/>
        </w:numPr>
        <w:rPr>
          <w:lang w:val="pt-PT"/>
          <w:rPrChange w:id="2274" w:author="Janina Nalagy" w:date="2026-04-16T17:18:00Z" w16du:dateUtc="2026-04-16T15:18:00Z">
            <w:rPr/>
          </w:rPrChange>
        </w:rPr>
      </w:pPr>
      <w:del w:id="2275" w:author="Janina Nalagy" w:date="2026-04-16T17:45:00Z" w16du:dateUtc="2026-04-16T15:45:00Z">
        <w:r w:rsidRPr="005C188E" w:rsidDel="006E1279">
          <w:rPr>
            <w:lang w:val="pt-PT"/>
            <w:rPrChange w:id="2276" w:author="Janina Nalagy" w:date="2026-04-16T17:18:00Z" w16du:dateUtc="2026-04-16T15:18:00Z">
              <w:rPr/>
            </w:rPrChange>
          </w:rPr>
          <w:delText>A REC apoia este processo com metodologia, etiquetagem e base de dados estruturada.</w:delText>
        </w:r>
      </w:del>
    </w:p>
    <w:p w14:paraId="0000024A" w14:textId="77777777" w:rsidR="00341B58" w:rsidRPr="005C188E" w:rsidRDefault="00000000">
      <w:pPr>
        <w:numPr>
          <w:ilvl w:val="0"/>
          <w:numId w:val="73"/>
        </w:numPr>
        <w:rPr>
          <w:lang w:val="pt-PT"/>
          <w:rPrChange w:id="2277" w:author="Janina Nalagy" w:date="2026-04-16T17:18:00Z" w16du:dateUtc="2026-04-16T15:18:00Z">
            <w:rPr/>
          </w:rPrChange>
        </w:rPr>
      </w:pPr>
      <w:r w:rsidRPr="005C188E">
        <w:rPr>
          <w:lang w:val="pt-PT"/>
          <w:rPrChange w:id="2278" w:author="Janina Nalagy" w:date="2026-04-16T17:18:00Z" w16du:dateUtc="2026-04-16T15:18:00Z">
            <w:rPr/>
          </w:rPrChange>
        </w:rPr>
        <w:t>Controlo patrimonial com melhor visibilidade</w:t>
      </w:r>
    </w:p>
    <w:p w14:paraId="0000024B" w14:textId="77777777" w:rsidR="00341B58" w:rsidRPr="005C188E" w:rsidRDefault="00000000">
      <w:pPr>
        <w:numPr>
          <w:ilvl w:val="0"/>
          <w:numId w:val="73"/>
        </w:numPr>
        <w:rPr>
          <w:lang w:val="pt-PT"/>
          <w:rPrChange w:id="2279" w:author="Janina Nalagy" w:date="2026-04-16T17:18:00Z" w16du:dateUtc="2026-04-16T15:18:00Z">
            <w:rPr/>
          </w:rPrChange>
        </w:rPr>
      </w:pPr>
      <w:r w:rsidRPr="005C188E">
        <w:rPr>
          <w:lang w:val="pt-PT"/>
          <w:rPrChange w:id="2280" w:author="Janina Nalagy" w:date="2026-04-16T17:18:00Z" w16du:dateUtc="2026-04-16T15:18:00Z">
            <w:rPr/>
          </w:rPrChange>
        </w:rPr>
        <w:t>Activos</w:t>
      </w:r>
    </w:p>
    <w:p w14:paraId="0000024C" w14:textId="77777777" w:rsidR="00341B58" w:rsidRPr="005C188E" w:rsidRDefault="00000000">
      <w:pPr>
        <w:numPr>
          <w:ilvl w:val="0"/>
          <w:numId w:val="73"/>
        </w:numPr>
        <w:rPr>
          <w:lang w:val="pt-PT"/>
          <w:rPrChange w:id="2281" w:author="Janina Nalagy" w:date="2026-04-16T17:18:00Z" w16du:dateUtc="2026-04-16T15:18:00Z">
            <w:rPr/>
          </w:rPrChange>
        </w:rPr>
      </w:pPr>
      <w:r w:rsidRPr="005C188E">
        <w:rPr>
          <w:lang w:val="pt-PT"/>
          <w:rPrChange w:id="2282" w:author="Janina Nalagy" w:date="2026-04-16T17:18:00Z" w16du:dateUtc="2026-04-16T15:18:00Z">
            <w:rPr/>
          </w:rPrChange>
        </w:rPr>
        <w:t>Inventario</w:t>
      </w:r>
    </w:p>
    <w:p w14:paraId="0000024D" w14:textId="77777777" w:rsidR="00341B58" w:rsidRPr="005C188E" w:rsidRDefault="00000000">
      <w:pPr>
        <w:numPr>
          <w:ilvl w:val="0"/>
          <w:numId w:val="73"/>
        </w:numPr>
        <w:rPr>
          <w:lang w:val="pt-PT"/>
          <w:rPrChange w:id="2283" w:author="Janina Nalagy" w:date="2026-04-16T17:18:00Z" w16du:dateUtc="2026-04-16T15:18:00Z">
            <w:rPr/>
          </w:rPrChange>
        </w:rPr>
      </w:pPr>
      <w:r w:rsidRPr="005C188E">
        <w:rPr>
          <w:lang w:val="pt-PT"/>
          <w:rPrChange w:id="2284" w:author="Janina Nalagy" w:date="2026-04-16T17:18:00Z" w16du:dateUtc="2026-04-16T15:18:00Z">
            <w:rPr/>
          </w:rPrChange>
        </w:rPr>
        <w:t>Controlo</w:t>
      </w:r>
    </w:p>
    <w:p w14:paraId="0000024E" w14:textId="77777777" w:rsidR="00341B58" w:rsidRPr="005C188E" w:rsidRDefault="00000000">
      <w:pPr>
        <w:numPr>
          <w:ilvl w:val="0"/>
          <w:numId w:val="73"/>
        </w:numPr>
        <w:rPr>
          <w:lang w:val="pt-PT"/>
          <w:rPrChange w:id="2285" w:author="Janina Nalagy" w:date="2026-04-16T17:18:00Z" w16du:dateUtc="2026-04-16T15:18:00Z">
            <w:rPr/>
          </w:rPrChange>
        </w:rPr>
      </w:pPr>
      <w:r w:rsidRPr="005C188E">
        <w:rPr>
          <w:lang w:val="pt-PT"/>
          <w:rPrChange w:id="2286" w:author="Janina Nalagy" w:date="2026-04-16T17:18:00Z" w16du:dateUtc="2026-04-16T15:18:00Z">
            <w:rPr/>
          </w:rPrChange>
        </w:rPr>
        <w:t>Consultoria de Activos</w:t>
      </w:r>
    </w:p>
    <w:p w14:paraId="0000024F" w14:textId="77777777" w:rsidR="00341B58" w:rsidRPr="005C188E" w:rsidRDefault="00000000">
      <w:pPr>
        <w:numPr>
          <w:ilvl w:val="0"/>
          <w:numId w:val="73"/>
        </w:numPr>
        <w:rPr>
          <w:lang w:val="pt-PT"/>
          <w:rPrChange w:id="2287" w:author="Janina Nalagy" w:date="2026-04-16T17:18:00Z" w16du:dateUtc="2026-04-16T15:18:00Z">
            <w:rPr/>
          </w:rPrChange>
        </w:rPr>
      </w:pPr>
      <w:r w:rsidRPr="005C188E">
        <w:rPr>
          <w:lang w:val="pt-PT"/>
          <w:rPrChange w:id="2288" w:author="Janina Nalagy" w:date="2026-04-16T17:18:00Z" w16du:dateUtc="2026-04-16T15:18:00Z">
            <w:rPr/>
          </w:rPrChange>
        </w:rPr>
        <w:t>A REC apoia organizações na inventariação, etiquetagem e estruturação de activos com foco em controlo e fiabilidade de informação.</w:t>
      </w:r>
    </w:p>
    <w:p w14:paraId="00000250" w14:textId="77777777" w:rsidR="00341B58" w:rsidRPr="005C188E" w:rsidRDefault="00000000">
      <w:pPr>
        <w:pStyle w:val="Ttulo3"/>
        <w:rPr>
          <w:lang w:val="pt-PT"/>
          <w:rPrChange w:id="2289" w:author="Janina Nalagy" w:date="2026-04-16T17:18:00Z" w16du:dateUtc="2026-04-16T15:18:00Z">
            <w:rPr/>
          </w:rPrChange>
        </w:rPr>
      </w:pPr>
      <w:bookmarkStart w:id="2290" w:name="_b4jq6n9ic1eb" w:colFirst="0" w:colLast="0"/>
      <w:bookmarkEnd w:id="2290"/>
      <w:r w:rsidRPr="005C188E">
        <w:rPr>
          <w:lang w:val="pt-PT"/>
          <w:rPrChange w:id="2291" w:author="Janina Nalagy" w:date="2026-04-16T17:18:00Z" w16du:dateUtc="2026-04-16T15:18:00Z">
            <w:rPr/>
          </w:rPrChange>
        </w:rPr>
        <w:t>Artigo: Viabilidade financeira em projectos imobiliários</w:t>
      </w:r>
    </w:p>
    <w:p w14:paraId="00000251" w14:textId="77777777" w:rsidR="00341B58" w:rsidRPr="005C188E" w:rsidRDefault="00000000">
      <w:pPr>
        <w:numPr>
          <w:ilvl w:val="0"/>
          <w:numId w:val="45"/>
        </w:numPr>
        <w:rPr>
          <w:lang w:val="pt-PT"/>
          <w:rPrChange w:id="2292" w:author="Janina Nalagy" w:date="2026-04-16T17:18:00Z" w16du:dateUtc="2026-04-16T15:18:00Z">
            <w:rPr/>
          </w:rPrChange>
        </w:rPr>
      </w:pPr>
      <w:r w:rsidRPr="005C188E">
        <w:rPr>
          <w:lang w:val="pt-PT"/>
          <w:rPrChange w:id="2293" w:author="Janina Nalagy" w:date="2026-04-16T17:18:00Z" w16du:dateUtc="2026-04-16T15:18:00Z">
            <w:rPr/>
          </w:rPrChange>
        </w:rPr>
        <w:t>Notícias</w:t>
      </w:r>
    </w:p>
    <w:p w14:paraId="00000252" w14:textId="77777777" w:rsidR="00341B58" w:rsidRPr="005C188E" w:rsidRDefault="00000000">
      <w:pPr>
        <w:numPr>
          <w:ilvl w:val="0"/>
          <w:numId w:val="45"/>
        </w:numPr>
        <w:rPr>
          <w:lang w:val="pt-PT"/>
          <w:rPrChange w:id="2294" w:author="Janina Nalagy" w:date="2026-04-16T17:18:00Z" w16du:dateUtc="2026-04-16T15:18:00Z">
            <w:rPr/>
          </w:rPrChange>
        </w:rPr>
      </w:pPr>
      <w:r w:rsidRPr="005C188E">
        <w:rPr>
          <w:lang w:val="pt-PT"/>
          <w:rPrChange w:id="2295" w:author="Janina Nalagy" w:date="2026-04-16T17:18:00Z" w16du:dateUtc="2026-04-16T15:18:00Z">
            <w:rPr/>
          </w:rPrChange>
        </w:rPr>
        <w:t>Viabilidade financeira em projectos imobiliários</w:t>
      </w:r>
    </w:p>
    <w:p w14:paraId="00000253" w14:textId="77777777" w:rsidR="00341B58" w:rsidRPr="005C188E" w:rsidRDefault="00000000">
      <w:pPr>
        <w:numPr>
          <w:ilvl w:val="0"/>
          <w:numId w:val="45"/>
        </w:numPr>
        <w:rPr>
          <w:lang w:val="pt-PT"/>
          <w:rPrChange w:id="2296" w:author="Janina Nalagy" w:date="2026-04-16T17:18:00Z" w16du:dateUtc="2026-04-16T15:18:00Z">
            <w:rPr/>
          </w:rPrChange>
        </w:rPr>
      </w:pPr>
      <w:r w:rsidRPr="005C188E">
        <w:rPr>
          <w:lang w:val="pt-PT"/>
          <w:rPrChange w:id="2297" w:author="Janina Nalagy" w:date="2026-04-16T17:18:00Z" w16du:dateUtc="2026-04-16T15:18:00Z">
            <w:rPr/>
          </w:rPrChange>
        </w:rPr>
        <w:t>REC</w:t>
      </w:r>
    </w:p>
    <w:p w14:paraId="00000254" w14:textId="77777777" w:rsidR="00341B58" w:rsidRPr="005C188E" w:rsidRDefault="00000000">
      <w:pPr>
        <w:numPr>
          <w:ilvl w:val="0"/>
          <w:numId w:val="45"/>
        </w:numPr>
        <w:rPr>
          <w:lang w:val="pt-PT"/>
          <w:rPrChange w:id="2298" w:author="Janina Nalagy" w:date="2026-04-16T17:18:00Z" w16du:dateUtc="2026-04-16T15:18:00Z">
            <w:rPr/>
          </w:rPrChange>
        </w:rPr>
      </w:pPr>
      <w:r w:rsidRPr="005C188E">
        <w:rPr>
          <w:lang w:val="pt-PT"/>
          <w:rPrChange w:id="2299" w:author="Janina Nalagy" w:date="2026-04-16T17:18:00Z" w16du:dateUtc="2026-04-16T15:18:00Z">
            <w:rPr/>
          </w:rPrChange>
        </w:rPr>
        <w:t>Consultoria</w:t>
      </w:r>
    </w:p>
    <w:p w14:paraId="00000255" w14:textId="77777777" w:rsidR="00341B58" w:rsidRPr="005C188E" w:rsidRDefault="00000000">
      <w:pPr>
        <w:numPr>
          <w:ilvl w:val="0"/>
          <w:numId w:val="45"/>
        </w:numPr>
        <w:rPr>
          <w:lang w:val="pt-PT"/>
          <w:rPrChange w:id="2300" w:author="Janina Nalagy" w:date="2026-04-16T17:18:00Z" w16du:dateUtc="2026-04-16T15:18:00Z">
            <w:rPr/>
          </w:rPrChange>
        </w:rPr>
      </w:pPr>
      <w:r w:rsidRPr="005C188E">
        <w:rPr>
          <w:lang w:val="pt-PT"/>
          <w:rPrChange w:id="2301" w:author="Janina Nalagy" w:date="2026-04-16T17:18:00Z" w16du:dateUtc="2026-04-16T15:18:00Z">
            <w:rPr/>
          </w:rPrChange>
        </w:rPr>
        <w:t>28 de Abril de 2026</w:t>
      </w:r>
    </w:p>
    <w:p w14:paraId="00000256" w14:textId="77777777" w:rsidR="00341B58" w:rsidRPr="005C188E" w:rsidRDefault="00000000">
      <w:pPr>
        <w:numPr>
          <w:ilvl w:val="0"/>
          <w:numId w:val="45"/>
        </w:numPr>
        <w:rPr>
          <w:lang w:val="pt-PT"/>
          <w:rPrChange w:id="2302" w:author="Janina Nalagy" w:date="2026-04-16T17:18:00Z" w16du:dateUtc="2026-04-16T15:18:00Z">
            <w:rPr/>
          </w:rPrChange>
        </w:rPr>
      </w:pPr>
      <w:r w:rsidRPr="005C188E">
        <w:rPr>
          <w:lang w:val="pt-PT"/>
          <w:rPrChange w:id="2303" w:author="Janina Nalagy" w:date="2026-04-16T17:18:00Z" w16du:dateUtc="2026-04-16T15:18:00Z">
            <w:rPr/>
          </w:rPrChange>
        </w:rPr>
        <w:t>4 min de leitura</w:t>
      </w:r>
    </w:p>
    <w:p w14:paraId="0529AF6A" w14:textId="77777777" w:rsidR="002C1987" w:rsidRPr="002C1987" w:rsidRDefault="002C1987" w:rsidP="002C1987">
      <w:pPr>
        <w:pStyle w:val="Ttulo3"/>
        <w:rPr>
          <w:ins w:id="2304" w:author="Janina Nalagy" w:date="2026-04-16T17:57:00Z" w16du:dateUtc="2026-04-16T15:57:00Z"/>
          <w:lang w:val="pt-PT"/>
          <w:rPrChange w:id="2305" w:author="Janina Nalagy" w:date="2026-04-16T18:02:00Z" w16du:dateUtc="2026-04-16T16:02:00Z">
            <w:rPr>
              <w:ins w:id="2306" w:author="Janina Nalagy" w:date="2026-04-16T17:57:00Z" w16du:dateUtc="2026-04-16T15:57:00Z"/>
            </w:rPr>
          </w:rPrChange>
        </w:rPr>
      </w:pPr>
      <w:ins w:id="2307" w:author="Janina Nalagy" w:date="2026-04-16T17:57:00Z" w16du:dateUtc="2026-04-16T15:57:00Z">
        <w:r w:rsidRPr="002C1987">
          <w:rPr>
            <w:lang w:val="pt-PT"/>
            <w:rPrChange w:id="2308" w:author="Janina Nalagy" w:date="2026-04-16T18:02:00Z" w16du:dateUtc="2026-04-16T16:02:00Z">
              <w:rPr/>
            </w:rPrChange>
          </w:rPr>
          <w:t>Excerto</w:t>
        </w:r>
      </w:ins>
    </w:p>
    <w:p w14:paraId="2B3B3712" w14:textId="77777777" w:rsidR="002C1987" w:rsidRPr="002C1987" w:rsidRDefault="002C1987" w:rsidP="002C1987">
      <w:pPr>
        <w:pStyle w:val="NormalWeb"/>
        <w:rPr>
          <w:ins w:id="2309" w:author="Janina Nalagy" w:date="2026-04-16T17:57:00Z" w16du:dateUtc="2026-04-16T15:57:00Z"/>
          <w:lang w:val="pt-PT"/>
          <w:rPrChange w:id="2310" w:author="Janina Nalagy" w:date="2026-04-16T18:02:00Z" w16du:dateUtc="2026-04-16T16:02:00Z">
            <w:rPr>
              <w:ins w:id="2311" w:author="Janina Nalagy" w:date="2026-04-16T17:57:00Z" w16du:dateUtc="2026-04-16T15:57:00Z"/>
            </w:rPr>
          </w:rPrChange>
        </w:rPr>
      </w:pPr>
      <w:ins w:id="2312" w:author="Janina Nalagy" w:date="2026-04-16T17:57:00Z" w16du:dateUtc="2026-04-16T15:57:00Z">
        <w:r w:rsidRPr="002C1987">
          <w:rPr>
            <w:lang w:val="pt-PT"/>
            <w:rPrChange w:id="2313" w:author="Janina Nalagy" w:date="2026-04-16T18:02:00Z" w16du:dateUtc="2026-04-16T16:02:00Z">
              <w:rPr/>
            </w:rPrChange>
          </w:rPr>
          <w:t>Uma análise de viabilidade bem estruturada ajuda a antecipar riscos, testar cenários e apoiar decisões de investimento com maior disciplina, previsibilidade e segurança financeira.</w:t>
        </w:r>
      </w:ins>
    </w:p>
    <w:p w14:paraId="19BC84E8" w14:textId="77777777" w:rsidR="002C1987" w:rsidRPr="002C1987" w:rsidRDefault="002C1987" w:rsidP="002C1987">
      <w:pPr>
        <w:pStyle w:val="Ttulo3"/>
        <w:rPr>
          <w:ins w:id="2314" w:author="Janina Nalagy" w:date="2026-04-16T17:57:00Z" w16du:dateUtc="2026-04-16T15:57:00Z"/>
          <w:lang w:val="pt-PT"/>
          <w:rPrChange w:id="2315" w:author="Janina Nalagy" w:date="2026-04-16T18:02:00Z" w16du:dateUtc="2026-04-16T16:02:00Z">
            <w:rPr>
              <w:ins w:id="2316" w:author="Janina Nalagy" w:date="2026-04-16T17:57:00Z" w16du:dateUtc="2026-04-16T15:57:00Z"/>
            </w:rPr>
          </w:rPrChange>
        </w:rPr>
      </w:pPr>
      <w:ins w:id="2317" w:author="Janina Nalagy" w:date="2026-04-16T17:57:00Z" w16du:dateUtc="2026-04-16T15:57:00Z">
        <w:r w:rsidRPr="002C1987">
          <w:rPr>
            <w:lang w:val="pt-PT"/>
            <w:rPrChange w:id="2318" w:author="Janina Nalagy" w:date="2026-04-16T18:02:00Z" w16du:dateUtc="2026-04-16T16:02:00Z">
              <w:rPr/>
            </w:rPrChange>
          </w:rPr>
          <w:lastRenderedPageBreak/>
          <w:t>Corpo do artigo</w:t>
        </w:r>
      </w:ins>
    </w:p>
    <w:p w14:paraId="70438A2D" w14:textId="77777777" w:rsidR="002C1987" w:rsidRPr="002C1987" w:rsidRDefault="002C1987" w:rsidP="002C1987">
      <w:pPr>
        <w:pStyle w:val="NormalWeb"/>
        <w:rPr>
          <w:ins w:id="2319" w:author="Janina Nalagy" w:date="2026-04-16T17:57:00Z" w16du:dateUtc="2026-04-16T15:57:00Z"/>
          <w:lang w:val="pt-PT"/>
          <w:rPrChange w:id="2320" w:author="Janina Nalagy" w:date="2026-04-16T18:02:00Z" w16du:dateUtc="2026-04-16T16:02:00Z">
            <w:rPr>
              <w:ins w:id="2321" w:author="Janina Nalagy" w:date="2026-04-16T17:57:00Z" w16du:dateUtc="2026-04-16T15:57:00Z"/>
            </w:rPr>
          </w:rPrChange>
        </w:rPr>
      </w:pPr>
      <w:ins w:id="2322" w:author="Janina Nalagy" w:date="2026-04-16T17:57:00Z" w16du:dateUtc="2026-04-16T15:57:00Z">
        <w:r w:rsidRPr="002C1987">
          <w:rPr>
            <w:lang w:val="pt-PT"/>
            <w:rPrChange w:id="2323" w:author="Janina Nalagy" w:date="2026-04-16T18:02:00Z" w16du:dateUtc="2026-04-16T16:02:00Z">
              <w:rPr/>
            </w:rPrChange>
          </w:rPr>
          <w:t>Nenhum projecto imobiliário deve avançar apenas com base em expectativa comercial ou intuição. A viabilidade financeira é um instrumento essencial para testar a robustez de uma oportunidade, medir a exposição ao risco e perceber se o investimento é sustentável nas condições reais do mercado.</w:t>
        </w:r>
      </w:ins>
    </w:p>
    <w:p w14:paraId="6A18CEA4" w14:textId="77777777" w:rsidR="002C1987" w:rsidRPr="002C1987" w:rsidRDefault="002C1987" w:rsidP="002C1987">
      <w:pPr>
        <w:pStyle w:val="NormalWeb"/>
        <w:rPr>
          <w:ins w:id="2324" w:author="Janina Nalagy" w:date="2026-04-16T17:57:00Z" w16du:dateUtc="2026-04-16T15:57:00Z"/>
          <w:lang w:val="pt-PT"/>
          <w:rPrChange w:id="2325" w:author="Janina Nalagy" w:date="2026-04-16T18:02:00Z" w16du:dateUtc="2026-04-16T16:02:00Z">
            <w:rPr>
              <w:ins w:id="2326" w:author="Janina Nalagy" w:date="2026-04-16T17:57:00Z" w16du:dateUtc="2026-04-16T15:57:00Z"/>
            </w:rPr>
          </w:rPrChange>
        </w:rPr>
      </w:pPr>
      <w:ins w:id="2327" w:author="Janina Nalagy" w:date="2026-04-16T17:57:00Z" w16du:dateUtc="2026-04-16T15:57:00Z">
        <w:r w:rsidRPr="002C1987">
          <w:rPr>
            <w:lang w:val="pt-PT"/>
            <w:rPrChange w:id="2328" w:author="Janina Nalagy" w:date="2026-04-16T18:02:00Z" w16du:dateUtc="2026-04-16T16:02:00Z">
              <w:rPr/>
            </w:rPrChange>
          </w:rPr>
          <w:t>Na REC, encaramos a análise de viabilidade como uma ferramenta de estruturação da decisão. Trabalhamos com cenários, pressupostos de mercado, custos, cronogramas, operação esperada e retorno potencial, para que o investidor disponha de uma leitura clara do projecto e das suas condicionantes.</w:t>
        </w:r>
      </w:ins>
    </w:p>
    <w:p w14:paraId="54BC51CD" w14:textId="77777777" w:rsidR="002C1987" w:rsidRPr="002C1987" w:rsidRDefault="002C1987" w:rsidP="002C1987">
      <w:pPr>
        <w:pStyle w:val="NormalWeb"/>
        <w:rPr>
          <w:ins w:id="2329" w:author="Janina Nalagy" w:date="2026-04-16T17:57:00Z" w16du:dateUtc="2026-04-16T15:57:00Z"/>
          <w:lang w:val="pt-PT"/>
          <w:rPrChange w:id="2330" w:author="Janina Nalagy" w:date="2026-04-16T18:02:00Z" w16du:dateUtc="2026-04-16T16:02:00Z">
            <w:rPr>
              <w:ins w:id="2331" w:author="Janina Nalagy" w:date="2026-04-16T17:57:00Z" w16du:dateUtc="2026-04-16T15:57:00Z"/>
            </w:rPr>
          </w:rPrChange>
        </w:rPr>
      </w:pPr>
      <w:ins w:id="2332" w:author="Janina Nalagy" w:date="2026-04-16T17:57:00Z" w16du:dateUtc="2026-04-16T15:57:00Z">
        <w:r w:rsidRPr="002C1987">
          <w:rPr>
            <w:lang w:val="pt-PT"/>
            <w:rPrChange w:id="2333" w:author="Janina Nalagy" w:date="2026-04-16T18:02:00Z" w16du:dateUtc="2026-04-16T16:02:00Z">
              <w:rPr/>
            </w:rPrChange>
          </w:rPr>
          <w:t>Um modelo financeiro bem preparado permite compreender não apenas o potencial de retorno, mas também a sensibilidade do investimento a alterações de custo, tempo, absorção, rendimento ou contexto económico.</w:t>
        </w:r>
      </w:ins>
    </w:p>
    <w:p w14:paraId="579B18B6" w14:textId="77777777" w:rsidR="002C1987" w:rsidRPr="002C1987" w:rsidRDefault="002C1987" w:rsidP="002C1987">
      <w:pPr>
        <w:pStyle w:val="NormalWeb"/>
        <w:rPr>
          <w:ins w:id="2334" w:author="Janina Nalagy" w:date="2026-04-16T17:57:00Z" w16du:dateUtc="2026-04-16T15:57:00Z"/>
          <w:lang w:val="pt-PT"/>
          <w:rPrChange w:id="2335" w:author="Janina Nalagy" w:date="2026-04-16T18:02:00Z" w16du:dateUtc="2026-04-16T16:02:00Z">
            <w:rPr>
              <w:ins w:id="2336" w:author="Janina Nalagy" w:date="2026-04-16T17:57:00Z" w16du:dateUtc="2026-04-16T15:57:00Z"/>
            </w:rPr>
          </w:rPrChange>
        </w:rPr>
      </w:pPr>
      <w:ins w:id="2337" w:author="Janina Nalagy" w:date="2026-04-16T17:57:00Z" w16du:dateUtc="2026-04-16T15:57:00Z">
        <w:r w:rsidRPr="002C1987">
          <w:rPr>
            <w:lang w:val="pt-PT"/>
            <w:rPrChange w:id="2338" w:author="Janina Nalagy" w:date="2026-04-16T18:02:00Z" w16du:dateUtc="2026-04-16T16:02:00Z">
              <w:rPr/>
            </w:rPrChange>
          </w:rPr>
          <w:t>Esta análise ajuda a reduzir decisões impulsivas, reforça a capacidade de negociação e permite maior disciplina na selecção, ajustamento ou reformulação de projectos.</w:t>
        </w:r>
      </w:ins>
    </w:p>
    <w:p w14:paraId="740FE5E4" w14:textId="77777777" w:rsidR="002C1987" w:rsidRPr="002C1987" w:rsidRDefault="002C1987" w:rsidP="002C1987">
      <w:pPr>
        <w:pStyle w:val="NormalWeb"/>
        <w:rPr>
          <w:ins w:id="2339" w:author="Janina Nalagy" w:date="2026-04-16T17:57:00Z" w16du:dateUtc="2026-04-16T15:57:00Z"/>
          <w:lang w:val="pt-PT"/>
          <w:rPrChange w:id="2340" w:author="Janina Nalagy" w:date="2026-04-16T18:02:00Z" w16du:dateUtc="2026-04-16T16:02:00Z">
            <w:rPr>
              <w:ins w:id="2341" w:author="Janina Nalagy" w:date="2026-04-16T17:57:00Z" w16du:dateUtc="2026-04-16T15:57:00Z"/>
            </w:rPr>
          </w:rPrChange>
        </w:rPr>
      </w:pPr>
      <w:ins w:id="2342" w:author="Janina Nalagy" w:date="2026-04-16T17:57:00Z" w16du:dateUtc="2026-04-16T15:57:00Z">
        <w:r w:rsidRPr="002C1987">
          <w:rPr>
            <w:lang w:val="pt-PT"/>
            <w:rPrChange w:id="2343" w:author="Janina Nalagy" w:date="2026-04-16T18:02:00Z" w16du:dateUtc="2026-04-16T16:02:00Z">
              <w:rPr/>
            </w:rPrChange>
          </w:rPr>
          <w:t>Mais do que olhar para custos directos, importa integrar factores como contexto de mercado, procura, risco de execução, estrutura de financiamento e resiliência do projecto em diferentes cenários.</w:t>
        </w:r>
      </w:ins>
    </w:p>
    <w:p w14:paraId="20F34BA0" w14:textId="77777777" w:rsidR="002C1987" w:rsidRPr="002C1987" w:rsidRDefault="002C1987" w:rsidP="002C1987">
      <w:pPr>
        <w:pStyle w:val="NormalWeb"/>
        <w:rPr>
          <w:ins w:id="2344" w:author="Janina Nalagy" w:date="2026-04-16T17:57:00Z" w16du:dateUtc="2026-04-16T15:57:00Z"/>
          <w:lang w:val="pt-PT"/>
          <w:rPrChange w:id="2345" w:author="Janina Nalagy" w:date="2026-04-16T18:02:00Z" w16du:dateUtc="2026-04-16T16:02:00Z">
            <w:rPr>
              <w:ins w:id="2346" w:author="Janina Nalagy" w:date="2026-04-16T17:57:00Z" w16du:dateUtc="2026-04-16T15:57:00Z"/>
            </w:rPr>
          </w:rPrChange>
        </w:rPr>
      </w:pPr>
      <w:ins w:id="2347" w:author="Janina Nalagy" w:date="2026-04-16T17:57:00Z" w16du:dateUtc="2026-04-16T15:57:00Z">
        <w:r w:rsidRPr="002C1987">
          <w:rPr>
            <w:lang w:val="pt-PT"/>
            <w:rPrChange w:id="2348" w:author="Janina Nalagy" w:date="2026-04-16T18:02:00Z" w16du:dateUtc="2026-04-16T16:02:00Z">
              <w:rPr/>
            </w:rPrChange>
          </w:rPr>
          <w:t>Na prática, uma boa análise de viabilidade permite responder a uma questão central: vale a pena avançar, ajustar ou repensar o investimento? É esse apoio técnico e estratégico que a REC procura oferecer desde as fases iniciais de cada projecto.</w:t>
        </w:r>
      </w:ins>
    </w:p>
    <w:p w14:paraId="30A8ECE7" w14:textId="77777777" w:rsidR="002C1987" w:rsidRPr="002C1987" w:rsidRDefault="002C1987" w:rsidP="002C1987">
      <w:pPr>
        <w:pStyle w:val="Ttulo3"/>
        <w:rPr>
          <w:ins w:id="2349" w:author="Janina Nalagy" w:date="2026-04-16T17:57:00Z" w16du:dateUtc="2026-04-16T15:57:00Z"/>
          <w:lang w:val="pt-PT"/>
          <w:rPrChange w:id="2350" w:author="Janina Nalagy" w:date="2026-04-16T18:02:00Z" w16du:dateUtc="2026-04-16T16:02:00Z">
            <w:rPr>
              <w:ins w:id="2351" w:author="Janina Nalagy" w:date="2026-04-16T17:57:00Z" w16du:dateUtc="2026-04-16T15:57:00Z"/>
            </w:rPr>
          </w:rPrChange>
        </w:rPr>
      </w:pPr>
      <w:ins w:id="2352" w:author="Janina Nalagy" w:date="2026-04-16T17:57:00Z" w16du:dateUtc="2026-04-16T15:57:00Z">
        <w:r w:rsidRPr="002C1987">
          <w:rPr>
            <w:lang w:val="pt-PT"/>
            <w:rPrChange w:id="2353" w:author="Janina Nalagy" w:date="2026-04-16T18:02:00Z" w16du:dateUtc="2026-04-16T16:02:00Z">
              <w:rPr/>
            </w:rPrChange>
          </w:rPr>
          <w:t>Meta descrição</w:t>
        </w:r>
      </w:ins>
    </w:p>
    <w:p w14:paraId="5B952119" w14:textId="77777777" w:rsidR="002C1987" w:rsidRPr="002C1987" w:rsidRDefault="002C1987" w:rsidP="002C1987">
      <w:pPr>
        <w:pStyle w:val="NormalWeb"/>
        <w:rPr>
          <w:ins w:id="2354" w:author="Janina Nalagy" w:date="2026-04-16T17:57:00Z" w16du:dateUtc="2026-04-16T15:57:00Z"/>
          <w:lang w:val="pt-PT"/>
          <w:rPrChange w:id="2355" w:author="Janina Nalagy" w:date="2026-04-16T18:02:00Z" w16du:dateUtc="2026-04-16T16:02:00Z">
            <w:rPr>
              <w:ins w:id="2356" w:author="Janina Nalagy" w:date="2026-04-16T17:57:00Z" w16du:dateUtc="2026-04-16T15:57:00Z"/>
            </w:rPr>
          </w:rPrChange>
        </w:rPr>
      </w:pPr>
      <w:ins w:id="2357" w:author="Janina Nalagy" w:date="2026-04-16T17:57:00Z" w16du:dateUtc="2026-04-16T15:57:00Z">
        <w:r w:rsidRPr="002C1987">
          <w:rPr>
            <w:lang w:val="pt-PT"/>
            <w:rPrChange w:id="2358" w:author="Janina Nalagy" w:date="2026-04-16T18:02:00Z" w16du:dateUtc="2026-04-16T16:02:00Z">
              <w:rPr/>
            </w:rPrChange>
          </w:rPr>
          <w:t>Entenda como a análise de viabilidade financeira ajuda a estruturar projectos imobiliários, reduzir risco e apoiar decisões de investimento mais sólidas.</w:t>
        </w:r>
      </w:ins>
    </w:p>
    <w:p w14:paraId="4D11C35F" w14:textId="77777777" w:rsidR="002C1987" w:rsidRPr="002C1987" w:rsidRDefault="002C1987" w:rsidP="002C1987">
      <w:pPr>
        <w:pStyle w:val="NormalWeb"/>
        <w:rPr>
          <w:ins w:id="2359" w:author="Janina Nalagy" w:date="2026-04-16T17:57:00Z" w16du:dateUtc="2026-04-16T15:57:00Z"/>
          <w:lang w:val="pt-PT"/>
          <w:rPrChange w:id="2360" w:author="Janina Nalagy" w:date="2026-04-16T18:02:00Z" w16du:dateUtc="2026-04-16T16:02:00Z">
            <w:rPr>
              <w:ins w:id="2361" w:author="Janina Nalagy" w:date="2026-04-16T17:57:00Z" w16du:dateUtc="2026-04-16T15:57:00Z"/>
            </w:rPr>
          </w:rPrChange>
        </w:rPr>
      </w:pPr>
    </w:p>
    <w:p w14:paraId="00000257" w14:textId="71FDF52D" w:rsidR="00341B58" w:rsidRPr="005C188E" w:rsidDel="00D91FE1" w:rsidRDefault="00000000">
      <w:pPr>
        <w:numPr>
          <w:ilvl w:val="0"/>
          <w:numId w:val="45"/>
        </w:numPr>
        <w:rPr>
          <w:del w:id="2362" w:author="Janina Nalagy" w:date="2026-04-16T17:46:00Z" w16du:dateUtc="2026-04-16T15:46:00Z"/>
          <w:lang w:val="pt-PT"/>
          <w:rPrChange w:id="2363" w:author="Janina Nalagy" w:date="2026-04-16T17:18:00Z" w16du:dateUtc="2026-04-16T15:18:00Z">
            <w:rPr>
              <w:del w:id="2364" w:author="Janina Nalagy" w:date="2026-04-16T17:46:00Z" w16du:dateUtc="2026-04-16T15:46:00Z"/>
            </w:rPr>
          </w:rPrChange>
        </w:rPr>
      </w:pPr>
      <w:del w:id="2365" w:author="Janina Nalagy" w:date="2026-04-16T17:46:00Z" w16du:dateUtc="2026-04-16T15:46:00Z">
        <w:r w:rsidRPr="005C188E" w:rsidDel="00D91FE1">
          <w:rPr>
            <w:lang w:val="pt-PT"/>
            <w:rPrChange w:id="2366" w:author="Janina Nalagy" w:date="2026-04-16T17:18:00Z" w16du:dateUtc="2026-04-16T15:18:00Z">
              <w:rPr/>
            </w:rPrChange>
          </w:rPr>
          <w:delText>Uma leitura técnica e financeira integrada ajuda a antecipar riscos, definir cenários realistas e orientar investimentos com maior previsibilidade.</w:delText>
        </w:r>
      </w:del>
    </w:p>
    <w:p w14:paraId="00000258" w14:textId="25B1D976" w:rsidR="00341B58" w:rsidRPr="005C188E" w:rsidDel="00D91FE1" w:rsidRDefault="00000000">
      <w:pPr>
        <w:numPr>
          <w:ilvl w:val="0"/>
          <w:numId w:val="45"/>
        </w:numPr>
        <w:rPr>
          <w:del w:id="2367" w:author="Janina Nalagy" w:date="2026-04-16T17:46:00Z" w16du:dateUtc="2026-04-16T15:46:00Z"/>
          <w:lang w:val="pt-PT"/>
          <w:rPrChange w:id="2368" w:author="Janina Nalagy" w:date="2026-04-16T17:18:00Z" w16du:dateUtc="2026-04-16T15:18:00Z">
            <w:rPr>
              <w:del w:id="2369" w:author="Janina Nalagy" w:date="2026-04-16T17:46:00Z" w16du:dateUtc="2026-04-16T15:46:00Z"/>
            </w:rPr>
          </w:rPrChange>
        </w:rPr>
      </w:pPr>
      <w:del w:id="2370" w:author="Janina Nalagy" w:date="2026-04-16T17:46:00Z" w16du:dateUtc="2026-04-16T15:46:00Z">
        <w:r w:rsidRPr="005C188E" w:rsidDel="00D91FE1">
          <w:rPr>
            <w:lang w:val="pt-PT"/>
            <w:rPrChange w:id="2371" w:author="Janina Nalagy" w:date="2026-04-16T17:18:00Z" w16du:dateUtc="2026-04-16T15:18:00Z">
              <w:rPr/>
            </w:rPrChange>
          </w:rPr>
          <w:delText>A viabilidade financeira é uma ferramenta decisiva para estruturar projectos e reduzir incerteza.</w:delText>
        </w:r>
      </w:del>
    </w:p>
    <w:p w14:paraId="00000259" w14:textId="4792F998" w:rsidR="00341B58" w:rsidRPr="005C188E" w:rsidDel="00D91FE1" w:rsidRDefault="00000000">
      <w:pPr>
        <w:numPr>
          <w:ilvl w:val="0"/>
          <w:numId w:val="45"/>
        </w:numPr>
        <w:rPr>
          <w:del w:id="2372" w:author="Janina Nalagy" w:date="2026-04-16T17:46:00Z" w16du:dateUtc="2026-04-16T15:46:00Z"/>
          <w:lang w:val="pt-PT"/>
          <w:rPrChange w:id="2373" w:author="Janina Nalagy" w:date="2026-04-16T17:18:00Z" w16du:dateUtc="2026-04-16T15:18:00Z">
            <w:rPr>
              <w:del w:id="2374" w:author="Janina Nalagy" w:date="2026-04-16T17:46:00Z" w16du:dateUtc="2026-04-16T15:46:00Z"/>
            </w:rPr>
          </w:rPrChange>
        </w:rPr>
      </w:pPr>
      <w:del w:id="2375" w:author="Janina Nalagy" w:date="2026-04-16T17:46:00Z" w16du:dateUtc="2026-04-16T15:46:00Z">
        <w:r w:rsidRPr="005C188E" w:rsidDel="00D91FE1">
          <w:rPr>
            <w:lang w:val="pt-PT"/>
            <w:rPrChange w:id="2376" w:author="Janina Nalagy" w:date="2026-04-16T17:18:00Z" w16du:dateUtc="2026-04-16T15:18:00Z">
              <w:rPr/>
            </w:rPrChange>
          </w:rPr>
          <w:delText>Com cenários claros, o investidor consegue medir melhor retorno, exposicao ao risco e capacidade de execução.</w:delText>
        </w:r>
      </w:del>
    </w:p>
    <w:p w14:paraId="0000025A" w14:textId="3B6BF745" w:rsidR="00341B58" w:rsidRPr="005C188E" w:rsidDel="00D91FE1" w:rsidRDefault="00000000">
      <w:pPr>
        <w:numPr>
          <w:ilvl w:val="0"/>
          <w:numId w:val="45"/>
        </w:numPr>
        <w:rPr>
          <w:del w:id="2377" w:author="Janina Nalagy" w:date="2026-04-16T17:46:00Z" w16du:dateUtc="2026-04-16T15:46:00Z"/>
          <w:lang w:val="pt-PT"/>
          <w:rPrChange w:id="2378" w:author="Janina Nalagy" w:date="2026-04-16T17:18:00Z" w16du:dateUtc="2026-04-16T15:18:00Z">
            <w:rPr>
              <w:del w:id="2379" w:author="Janina Nalagy" w:date="2026-04-16T17:46:00Z" w16du:dateUtc="2026-04-16T15:46:00Z"/>
            </w:rPr>
          </w:rPrChange>
        </w:rPr>
      </w:pPr>
      <w:del w:id="2380" w:author="Janina Nalagy" w:date="2026-04-16T17:46:00Z" w16du:dateUtc="2026-04-16T15:46:00Z">
        <w:r w:rsidRPr="005C188E" w:rsidDel="00D91FE1">
          <w:rPr>
            <w:lang w:val="pt-PT"/>
            <w:rPrChange w:id="2381" w:author="Janina Nalagy" w:date="2026-04-16T17:18:00Z" w16du:dateUtc="2026-04-16T15:18:00Z">
              <w:rPr/>
            </w:rPrChange>
          </w:rPr>
          <w:delText>Planeamento financeiro robusto reduz decisões impulsivas e reforca a capacidade de negociação.</w:delText>
        </w:r>
      </w:del>
    </w:p>
    <w:p w14:paraId="0000025B" w14:textId="087784FE" w:rsidR="00341B58" w:rsidRPr="005C188E" w:rsidDel="00D91FE1" w:rsidRDefault="00000000">
      <w:pPr>
        <w:numPr>
          <w:ilvl w:val="0"/>
          <w:numId w:val="45"/>
        </w:numPr>
        <w:rPr>
          <w:del w:id="2382" w:author="Janina Nalagy" w:date="2026-04-16T17:46:00Z" w16du:dateUtc="2026-04-16T15:46:00Z"/>
          <w:lang w:val="pt-PT"/>
          <w:rPrChange w:id="2383" w:author="Janina Nalagy" w:date="2026-04-16T17:18:00Z" w16du:dateUtc="2026-04-16T15:18:00Z">
            <w:rPr>
              <w:del w:id="2384" w:author="Janina Nalagy" w:date="2026-04-16T17:46:00Z" w16du:dateUtc="2026-04-16T15:46:00Z"/>
            </w:rPr>
          </w:rPrChange>
        </w:rPr>
      </w:pPr>
      <w:del w:id="2385" w:author="Janina Nalagy" w:date="2026-04-16T17:46:00Z" w16du:dateUtc="2026-04-16T15:46:00Z">
        <w:r w:rsidRPr="005C188E" w:rsidDel="00D91FE1">
          <w:rPr>
            <w:lang w:val="pt-PT"/>
            <w:rPrChange w:id="2386" w:author="Janina Nalagy" w:date="2026-04-16T17:18:00Z" w16du:dateUtc="2026-04-16T15:18:00Z">
              <w:rPr/>
            </w:rPrChange>
          </w:rPr>
          <w:delText>REC</w:delText>
        </w:r>
      </w:del>
    </w:p>
    <w:p w14:paraId="0000025C" w14:textId="659D3DFD" w:rsidR="00341B58" w:rsidRPr="005C188E" w:rsidDel="00D91FE1" w:rsidRDefault="00000000">
      <w:pPr>
        <w:numPr>
          <w:ilvl w:val="0"/>
          <w:numId w:val="45"/>
        </w:numPr>
        <w:rPr>
          <w:del w:id="2387" w:author="Janina Nalagy" w:date="2026-04-16T17:46:00Z" w16du:dateUtc="2026-04-16T15:46:00Z"/>
          <w:lang w:val="pt-PT"/>
          <w:rPrChange w:id="2388" w:author="Janina Nalagy" w:date="2026-04-16T17:18:00Z" w16du:dateUtc="2026-04-16T15:18:00Z">
            <w:rPr>
              <w:del w:id="2389" w:author="Janina Nalagy" w:date="2026-04-16T17:46:00Z" w16du:dateUtc="2026-04-16T15:46:00Z"/>
            </w:rPr>
          </w:rPrChange>
        </w:rPr>
      </w:pPr>
      <w:del w:id="2390" w:author="Janina Nalagy" w:date="2026-04-16T17:46:00Z" w16du:dateUtc="2026-04-16T15:46:00Z">
        <w:r w:rsidRPr="005C188E" w:rsidDel="00D91FE1">
          <w:rPr>
            <w:lang w:val="pt-PT"/>
            <w:rPrChange w:id="2391" w:author="Janina Nalagy" w:date="2026-04-16T17:18:00Z" w16du:dateUtc="2026-04-16T15:18:00Z">
              <w:rPr/>
            </w:rPrChange>
          </w:rPr>
          <w:delText>A análise não deve limitar-se a custos directos, mas considerar operação, contexto e sensibilidade do mercado.</w:delText>
        </w:r>
      </w:del>
    </w:p>
    <w:p w14:paraId="0000025D" w14:textId="67215263" w:rsidR="00341B58" w:rsidRPr="005C188E" w:rsidDel="00D91FE1" w:rsidRDefault="00000000">
      <w:pPr>
        <w:numPr>
          <w:ilvl w:val="0"/>
          <w:numId w:val="45"/>
        </w:numPr>
        <w:rPr>
          <w:del w:id="2392" w:author="Janina Nalagy" w:date="2026-04-16T17:46:00Z" w16du:dateUtc="2026-04-16T15:46:00Z"/>
          <w:lang w:val="pt-PT"/>
          <w:rPrChange w:id="2393" w:author="Janina Nalagy" w:date="2026-04-16T17:18:00Z" w16du:dateUtc="2026-04-16T15:18:00Z">
            <w:rPr>
              <w:del w:id="2394" w:author="Janina Nalagy" w:date="2026-04-16T17:46:00Z" w16du:dateUtc="2026-04-16T15:46:00Z"/>
            </w:rPr>
          </w:rPrChange>
        </w:rPr>
      </w:pPr>
      <w:del w:id="2395" w:author="Janina Nalagy" w:date="2026-04-16T17:46:00Z" w16du:dateUtc="2026-04-16T15:46:00Z">
        <w:r w:rsidRPr="005C188E" w:rsidDel="00D91FE1">
          <w:rPr>
            <w:lang w:val="pt-PT"/>
            <w:rPrChange w:id="2396" w:author="Janina Nalagy" w:date="2026-04-16T17:18:00Z" w16du:dateUtc="2026-04-16T15:18:00Z">
              <w:rPr/>
            </w:rPrChange>
          </w:rPr>
          <w:delText>Esse enquadramento permite decisões mais sustentadas e alinhadas com os objectivos do investimento.</w:delText>
        </w:r>
      </w:del>
    </w:p>
    <w:p w14:paraId="0000025E" w14:textId="51A55CF9" w:rsidR="00341B58" w:rsidRPr="005C188E" w:rsidDel="00D91FE1" w:rsidRDefault="00000000">
      <w:pPr>
        <w:numPr>
          <w:ilvl w:val="0"/>
          <w:numId w:val="45"/>
        </w:numPr>
        <w:rPr>
          <w:del w:id="2397" w:author="Janina Nalagy" w:date="2026-04-16T17:46:00Z" w16du:dateUtc="2026-04-16T15:46:00Z"/>
          <w:lang w:val="pt-PT"/>
          <w:rPrChange w:id="2398" w:author="Janina Nalagy" w:date="2026-04-16T17:18:00Z" w16du:dateUtc="2026-04-16T15:18:00Z">
            <w:rPr>
              <w:del w:id="2399" w:author="Janina Nalagy" w:date="2026-04-16T17:46:00Z" w16du:dateUtc="2026-04-16T15:46:00Z"/>
            </w:rPr>
          </w:rPrChange>
        </w:rPr>
      </w:pPr>
      <w:del w:id="2400" w:author="Janina Nalagy" w:date="2026-04-16T17:46:00Z" w16du:dateUtc="2026-04-16T15:46:00Z">
        <w:r w:rsidRPr="005C188E" w:rsidDel="00D91FE1">
          <w:rPr>
            <w:lang w:val="pt-PT"/>
            <w:rPrChange w:id="2401" w:author="Janina Nalagy" w:date="2026-04-16T17:18:00Z" w16du:dateUtc="2026-04-16T15:18:00Z">
              <w:rPr/>
            </w:rPrChange>
          </w:rPr>
          <w:delText>Uma boa análise de viabilidade ajuda a decidir quando avançar, ajustar ou repensar um projecto.</w:delText>
        </w:r>
      </w:del>
    </w:p>
    <w:p w14:paraId="0000025F" w14:textId="41B93A02" w:rsidR="00341B58" w:rsidRPr="005C188E" w:rsidDel="00D91FE1" w:rsidRDefault="00000000">
      <w:pPr>
        <w:numPr>
          <w:ilvl w:val="0"/>
          <w:numId w:val="45"/>
        </w:numPr>
        <w:rPr>
          <w:del w:id="2402" w:author="Janina Nalagy" w:date="2026-04-16T17:46:00Z" w16du:dateUtc="2026-04-16T15:46:00Z"/>
          <w:lang w:val="pt-PT"/>
          <w:rPrChange w:id="2403" w:author="Janina Nalagy" w:date="2026-04-16T17:18:00Z" w16du:dateUtc="2026-04-16T15:18:00Z">
            <w:rPr>
              <w:del w:id="2404" w:author="Janina Nalagy" w:date="2026-04-16T17:46:00Z" w16du:dateUtc="2026-04-16T15:46:00Z"/>
            </w:rPr>
          </w:rPrChange>
        </w:rPr>
      </w:pPr>
      <w:del w:id="2405" w:author="Janina Nalagy" w:date="2026-04-16T17:46:00Z" w16du:dateUtc="2026-04-16T15:46:00Z">
        <w:r w:rsidRPr="005C188E" w:rsidDel="00D91FE1">
          <w:rPr>
            <w:lang w:val="pt-PT"/>
            <w:rPrChange w:id="2406" w:author="Janina Nalagy" w:date="2026-04-16T17:18:00Z" w16du:dateUtc="2026-04-16T15:18:00Z">
              <w:rPr/>
            </w:rPrChange>
          </w:rPr>
          <w:delText>É esse apoio técnico que a REC oferece aos seus clientes desde as fases iniciais.</w:delText>
        </w:r>
      </w:del>
    </w:p>
    <w:p w14:paraId="00000260" w14:textId="77777777" w:rsidR="00341B58" w:rsidRPr="005C188E" w:rsidRDefault="00000000">
      <w:pPr>
        <w:numPr>
          <w:ilvl w:val="0"/>
          <w:numId w:val="45"/>
        </w:numPr>
        <w:rPr>
          <w:lang w:val="pt-PT"/>
          <w:rPrChange w:id="2407" w:author="Janina Nalagy" w:date="2026-04-16T17:18:00Z" w16du:dateUtc="2026-04-16T15:18:00Z">
            <w:rPr/>
          </w:rPrChange>
        </w:rPr>
      </w:pPr>
      <w:r w:rsidRPr="005C188E">
        <w:rPr>
          <w:lang w:val="pt-PT"/>
          <w:rPrChange w:id="2408" w:author="Janina Nalagy" w:date="2026-04-16T17:18:00Z" w16du:dateUtc="2026-04-16T15:18:00Z">
            <w:rPr/>
          </w:rPrChange>
        </w:rPr>
        <w:lastRenderedPageBreak/>
        <w:t>Mais previsibilidade para o investimento</w:t>
      </w:r>
    </w:p>
    <w:p w14:paraId="00000261" w14:textId="77777777" w:rsidR="00341B58" w:rsidRPr="005C188E" w:rsidRDefault="00000000">
      <w:pPr>
        <w:numPr>
          <w:ilvl w:val="0"/>
          <w:numId w:val="45"/>
        </w:numPr>
        <w:rPr>
          <w:lang w:val="pt-PT"/>
          <w:rPrChange w:id="2409" w:author="Janina Nalagy" w:date="2026-04-16T17:18:00Z" w16du:dateUtc="2026-04-16T15:18:00Z">
            <w:rPr/>
          </w:rPrChange>
        </w:rPr>
      </w:pPr>
      <w:r w:rsidRPr="005C188E">
        <w:rPr>
          <w:lang w:val="pt-PT"/>
          <w:rPrChange w:id="2410" w:author="Janina Nalagy" w:date="2026-04-16T17:18:00Z" w16du:dateUtc="2026-04-16T15:18:00Z">
            <w:rPr/>
          </w:rPrChange>
        </w:rPr>
        <w:t>Viabilidade</w:t>
      </w:r>
    </w:p>
    <w:p w14:paraId="00000262" w14:textId="77777777" w:rsidR="00341B58" w:rsidRPr="005C188E" w:rsidRDefault="00000000">
      <w:pPr>
        <w:numPr>
          <w:ilvl w:val="0"/>
          <w:numId w:val="45"/>
        </w:numPr>
        <w:rPr>
          <w:lang w:val="pt-PT"/>
          <w:rPrChange w:id="2411" w:author="Janina Nalagy" w:date="2026-04-16T17:18:00Z" w16du:dateUtc="2026-04-16T15:18:00Z">
            <w:rPr/>
          </w:rPrChange>
        </w:rPr>
      </w:pPr>
      <w:r w:rsidRPr="005C188E">
        <w:rPr>
          <w:lang w:val="pt-PT"/>
          <w:rPrChange w:id="2412" w:author="Janina Nalagy" w:date="2026-04-16T17:18:00Z" w16du:dateUtc="2026-04-16T15:18:00Z">
            <w:rPr/>
          </w:rPrChange>
        </w:rPr>
        <w:t>Consultoria</w:t>
      </w:r>
    </w:p>
    <w:p w14:paraId="00000263" w14:textId="77777777" w:rsidR="00341B58" w:rsidRPr="005C188E" w:rsidRDefault="00000000">
      <w:pPr>
        <w:numPr>
          <w:ilvl w:val="0"/>
          <w:numId w:val="45"/>
        </w:numPr>
        <w:rPr>
          <w:lang w:val="pt-PT"/>
          <w:rPrChange w:id="2413" w:author="Janina Nalagy" w:date="2026-04-16T17:18:00Z" w16du:dateUtc="2026-04-16T15:18:00Z">
            <w:rPr/>
          </w:rPrChange>
        </w:rPr>
      </w:pPr>
      <w:proofErr w:type="spellStart"/>
      <w:r w:rsidRPr="005C188E">
        <w:rPr>
          <w:lang w:val="pt-PT"/>
          <w:rPrChange w:id="2414" w:author="Janina Nalagy" w:date="2026-04-16T17:18:00Z" w16du:dateUtc="2026-04-16T15:18:00Z">
            <w:rPr/>
          </w:rPrChange>
        </w:rPr>
        <w:t>Estrategia</w:t>
      </w:r>
      <w:proofErr w:type="spellEnd"/>
    </w:p>
    <w:p w14:paraId="00000264" w14:textId="77777777" w:rsidR="00341B58" w:rsidRPr="005C188E" w:rsidRDefault="00000000">
      <w:pPr>
        <w:numPr>
          <w:ilvl w:val="0"/>
          <w:numId w:val="45"/>
        </w:numPr>
        <w:rPr>
          <w:lang w:val="pt-PT"/>
          <w:rPrChange w:id="2415" w:author="Janina Nalagy" w:date="2026-04-16T17:18:00Z" w16du:dateUtc="2026-04-16T15:18:00Z">
            <w:rPr/>
          </w:rPrChange>
        </w:rPr>
      </w:pPr>
      <w:r w:rsidRPr="005C188E">
        <w:rPr>
          <w:lang w:val="pt-PT"/>
          <w:rPrChange w:id="2416" w:author="Janina Nalagy" w:date="2026-04-16T17:18:00Z" w16du:dateUtc="2026-04-16T15:18:00Z">
            <w:rPr/>
          </w:rPrChange>
        </w:rPr>
        <w:t>Consultoria Estratégica</w:t>
      </w:r>
    </w:p>
    <w:p w14:paraId="00000265" w14:textId="77777777" w:rsidR="00341B58" w:rsidRPr="005C188E" w:rsidRDefault="00000000">
      <w:pPr>
        <w:numPr>
          <w:ilvl w:val="0"/>
          <w:numId w:val="45"/>
        </w:numPr>
        <w:rPr>
          <w:lang w:val="pt-PT"/>
          <w:rPrChange w:id="2417" w:author="Janina Nalagy" w:date="2026-04-16T17:18:00Z" w16du:dateUtc="2026-04-16T15:18:00Z">
            <w:rPr/>
          </w:rPrChange>
        </w:rPr>
      </w:pPr>
      <w:r w:rsidRPr="005C188E">
        <w:rPr>
          <w:lang w:val="pt-PT"/>
          <w:rPrChange w:id="2418" w:author="Janina Nalagy" w:date="2026-04-16T17:18:00Z" w16du:dateUtc="2026-04-16T15:18:00Z">
            <w:rPr/>
          </w:rPrChange>
        </w:rPr>
        <w:t>A equipa da REC apoia estudos de mercado, viabilidade financeira e decisões estratégicas com conhecimento técnico e leitura real do contexto local.</w:t>
      </w:r>
    </w:p>
    <w:p w14:paraId="00000266" w14:textId="77777777" w:rsidR="00341B58" w:rsidRPr="005C188E" w:rsidRDefault="00000000">
      <w:pPr>
        <w:pStyle w:val="Ttulo3"/>
        <w:rPr>
          <w:lang w:val="pt-PT"/>
          <w:rPrChange w:id="2419" w:author="Janina Nalagy" w:date="2026-04-16T17:18:00Z" w16du:dateUtc="2026-04-16T15:18:00Z">
            <w:rPr/>
          </w:rPrChange>
        </w:rPr>
      </w:pPr>
      <w:bookmarkStart w:id="2420" w:name="_f4l8oqilbgvv" w:colFirst="0" w:colLast="0"/>
      <w:bookmarkEnd w:id="2420"/>
      <w:r w:rsidRPr="005C188E">
        <w:rPr>
          <w:lang w:val="pt-PT"/>
          <w:rPrChange w:id="2421" w:author="Janina Nalagy" w:date="2026-04-16T17:18:00Z" w16du:dateUtc="2026-04-16T15:18:00Z">
            <w:rPr/>
          </w:rPrChange>
        </w:rPr>
        <w:t>Artigo: Como preparar um imóvel para avaliação</w:t>
      </w:r>
    </w:p>
    <w:p w14:paraId="00000267" w14:textId="77777777" w:rsidR="00341B58" w:rsidRPr="005C188E" w:rsidRDefault="00000000">
      <w:pPr>
        <w:numPr>
          <w:ilvl w:val="0"/>
          <w:numId w:val="38"/>
        </w:numPr>
        <w:rPr>
          <w:lang w:val="pt-PT"/>
          <w:rPrChange w:id="2422" w:author="Janina Nalagy" w:date="2026-04-16T17:18:00Z" w16du:dateUtc="2026-04-16T15:18:00Z">
            <w:rPr/>
          </w:rPrChange>
        </w:rPr>
      </w:pPr>
      <w:r w:rsidRPr="005C188E">
        <w:rPr>
          <w:lang w:val="pt-PT"/>
          <w:rPrChange w:id="2423" w:author="Janina Nalagy" w:date="2026-04-16T17:18:00Z" w16du:dateUtc="2026-04-16T15:18:00Z">
            <w:rPr/>
          </w:rPrChange>
        </w:rPr>
        <w:t>Notícias</w:t>
      </w:r>
    </w:p>
    <w:p w14:paraId="00000268" w14:textId="77777777" w:rsidR="00341B58" w:rsidRPr="005C188E" w:rsidRDefault="00000000">
      <w:pPr>
        <w:numPr>
          <w:ilvl w:val="0"/>
          <w:numId w:val="38"/>
        </w:numPr>
        <w:rPr>
          <w:lang w:val="pt-PT"/>
          <w:rPrChange w:id="2424" w:author="Janina Nalagy" w:date="2026-04-16T17:18:00Z" w16du:dateUtc="2026-04-16T15:18:00Z">
            <w:rPr/>
          </w:rPrChange>
        </w:rPr>
      </w:pPr>
      <w:r w:rsidRPr="005C188E">
        <w:rPr>
          <w:lang w:val="pt-PT"/>
          <w:rPrChange w:id="2425" w:author="Janina Nalagy" w:date="2026-04-16T17:18:00Z" w16du:dateUtc="2026-04-16T15:18:00Z">
            <w:rPr/>
          </w:rPrChange>
        </w:rPr>
        <w:t>Como preparar um imóvel para avaliação</w:t>
      </w:r>
    </w:p>
    <w:p w14:paraId="00000269" w14:textId="77777777" w:rsidR="00341B58" w:rsidRPr="005C188E" w:rsidRDefault="00000000">
      <w:pPr>
        <w:numPr>
          <w:ilvl w:val="0"/>
          <w:numId w:val="38"/>
        </w:numPr>
        <w:rPr>
          <w:lang w:val="pt-PT"/>
          <w:rPrChange w:id="2426" w:author="Janina Nalagy" w:date="2026-04-16T17:18:00Z" w16du:dateUtc="2026-04-16T15:18:00Z">
            <w:rPr/>
          </w:rPrChange>
        </w:rPr>
      </w:pPr>
      <w:r w:rsidRPr="005C188E">
        <w:rPr>
          <w:lang w:val="pt-PT"/>
          <w:rPrChange w:id="2427" w:author="Janina Nalagy" w:date="2026-04-16T17:18:00Z" w16du:dateUtc="2026-04-16T15:18:00Z">
            <w:rPr/>
          </w:rPrChange>
        </w:rPr>
        <w:t>REC</w:t>
      </w:r>
    </w:p>
    <w:p w14:paraId="0000026A" w14:textId="77777777" w:rsidR="00341B58" w:rsidRPr="005C188E" w:rsidRDefault="00000000">
      <w:pPr>
        <w:numPr>
          <w:ilvl w:val="0"/>
          <w:numId w:val="38"/>
        </w:numPr>
        <w:rPr>
          <w:lang w:val="pt-PT"/>
          <w:rPrChange w:id="2428" w:author="Janina Nalagy" w:date="2026-04-16T17:18:00Z" w16du:dateUtc="2026-04-16T15:18:00Z">
            <w:rPr/>
          </w:rPrChange>
        </w:rPr>
      </w:pPr>
      <w:r w:rsidRPr="005C188E">
        <w:rPr>
          <w:lang w:val="pt-PT"/>
          <w:rPrChange w:id="2429" w:author="Janina Nalagy" w:date="2026-04-16T17:18:00Z" w16du:dateUtc="2026-04-16T15:18:00Z">
            <w:rPr/>
          </w:rPrChange>
        </w:rPr>
        <w:t>Avaliação</w:t>
      </w:r>
    </w:p>
    <w:p w14:paraId="0000026B" w14:textId="77777777" w:rsidR="00341B58" w:rsidRPr="005C188E" w:rsidRDefault="00000000">
      <w:pPr>
        <w:numPr>
          <w:ilvl w:val="0"/>
          <w:numId w:val="38"/>
        </w:numPr>
        <w:rPr>
          <w:lang w:val="pt-PT"/>
          <w:rPrChange w:id="2430" w:author="Janina Nalagy" w:date="2026-04-16T17:18:00Z" w16du:dateUtc="2026-04-16T15:18:00Z">
            <w:rPr/>
          </w:rPrChange>
        </w:rPr>
      </w:pPr>
      <w:r w:rsidRPr="005C188E">
        <w:rPr>
          <w:lang w:val="pt-PT"/>
          <w:rPrChange w:id="2431" w:author="Janina Nalagy" w:date="2026-04-16T17:18:00Z" w16du:dateUtc="2026-04-16T15:18:00Z">
            <w:rPr/>
          </w:rPrChange>
        </w:rPr>
        <w:t>10 de Maio de 2026</w:t>
      </w:r>
    </w:p>
    <w:p w14:paraId="0000026C" w14:textId="77777777" w:rsidR="00341B58" w:rsidRPr="005C188E" w:rsidRDefault="00000000">
      <w:pPr>
        <w:numPr>
          <w:ilvl w:val="0"/>
          <w:numId w:val="38"/>
        </w:numPr>
        <w:rPr>
          <w:lang w:val="pt-PT"/>
          <w:rPrChange w:id="2432" w:author="Janina Nalagy" w:date="2026-04-16T17:18:00Z" w16du:dateUtc="2026-04-16T15:18:00Z">
            <w:rPr/>
          </w:rPrChange>
        </w:rPr>
      </w:pPr>
      <w:r w:rsidRPr="005C188E">
        <w:rPr>
          <w:lang w:val="pt-PT"/>
          <w:rPrChange w:id="2433" w:author="Janina Nalagy" w:date="2026-04-16T17:18:00Z" w16du:dateUtc="2026-04-16T15:18:00Z">
            <w:rPr/>
          </w:rPrChange>
        </w:rPr>
        <w:t>3 min de leitura</w:t>
      </w:r>
    </w:p>
    <w:p w14:paraId="413D3A0D" w14:textId="77777777" w:rsidR="002C1987" w:rsidRPr="002C1987" w:rsidRDefault="002C1987" w:rsidP="002C1987">
      <w:pPr>
        <w:pStyle w:val="Ttulo3"/>
        <w:rPr>
          <w:ins w:id="2434" w:author="Janina Nalagy" w:date="2026-04-16T17:57:00Z" w16du:dateUtc="2026-04-16T15:57:00Z"/>
          <w:lang w:val="pt-PT"/>
          <w:rPrChange w:id="2435" w:author="Janina Nalagy" w:date="2026-04-16T17:58:00Z" w16du:dateUtc="2026-04-16T15:58:00Z">
            <w:rPr>
              <w:ins w:id="2436" w:author="Janina Nalagy" w:date="2026-04-16T17:57:00Z" w16du:dateUtc="2026-04-16T15:57:00Z"/>
            </w:rPr>
          </w:rPrChange>
        </w:rPr>
      </w:pPr>
      <w:ins w:id="2437" w:author="Janina Nalagy" w:date="2026-04-16T17:57:00Z" w16du:dateUtc="2026-04-16T15:57:00Z">
        <w:r w:rsidRPr="002C1987">
          <w:rPr>
            <w:lang w:val="pt-PT"/>
            <w:rPrChange w:id="2438" w:author="Janina Nalagy" w:date="2026-04-16T17:58:00Z" w16du:dateUtc="2026-04-16T15:58:00Z">
              <w:rPr/>
            </w:rPrChange>
          </w:rPr>
          <w:t>Excerto</w:t>
        </w:r>
      </w:ins>
    </w:p>
    <w:p w14:paraId="64E8E022" w14:textId="77777777" w:rsidR="002C1987" w:rsidRPr="002C1987" w:rsidRDefault="002C1987" w:rsidP="002C1987">
      <w:pPr>
        <w:pStyle w:val="NormalWeb"/>
        <w:rPr>
          <w:ins w:id="2439" w:author="Janina Nalagy" w:date="2026-04-16T17:57:00Z" w16du:dateUtc="2026-04-16T15:57:00Z"/>
          <w:lang w:val="pt-PT"/>
          <w:rPrChange w:id="2440" w:author="Janina Nalagy" w:date="2026-04-16T17:58:00Z" w16du:dateUtc="2026-04-16T15:58:00Z">
            <w:rPr>
              <w:ins w:id="2441" w:author="Janina Nalagy" w:date="2026-04-16T17:57:00Z" w16du:dateUtc="2026-04-16T15:57:00Z"/>
            </w:rPr>
          </w:rPrChange>
        </w:rPr>
      </w:pPr>
      <w:ins w:id="2442" w:author="Janina Nalagy" w:date="2026-04-16T17:57:00Z" w16du:dateUtc="2026-04-16T15:57:00Z">
        <w:r w:rsidRPr="002C1987">
          <w:rPr>
            <w:lang w:val="pt-PT"/>
            <w:rPrChange w:id="2443" w:author="Janina Nalagy" w:date="2026-04-16T17:58:00Z" w16du:dateUtc="2026-04-16T15:58:00Z">
              <w:rPr/>
            </w:rPrChange>
          </w:rPr>
          <w:t>Uma boa preparação documental e técnica contribui para uma avaliação mais eficiente, mais rigorosa e melhor ajustada ao objectivo pretendido.</w:t>
        </w:r>
      </w:ins>
    </w:p>
    <w:p w14:paraId="54EB6944" w14:textId="77777777" w:rsidR="002C1987" w:rsidRPr="002C1987" w:rsidRDefault="002C1987" w:rsidP="002C1987">
      <w:pPr>
        <w:pStyle w:val="Ttulo3"/>
        <w:rPr>
          <w:ins w:id="2444" w:author="Janina Nalagy" w:date="2026-04-16T17:57:00Z" w16du:dateUtc="2026-04-16T15:57:00Z"/>
          <w:lang w:val="pt-PT"/>
          <w:rPrChange w:id="2445" w:author="Janina Nalagy" w:date="2026-04-16T18:01:00Z" w16du:dateUtc="2026-04-16T16:01:00Z">
            <w:rPr>
              <w:ins w:id="2446" w:author="Janina Nalagy" w:date="2026-04-16T17:57:00Z" w16du:dateUtc="2026-04-16T15:57:00Z"/>
            </w:rPr>
          </w:rPrChange>
        </w:rPr>
      </w:pPr>
      <w:ins w:id="2447" w:author="Janina Nalagy" w:date="2026-04-16T17:57:00Z" w16du:dateUtc="2026-04-16T15:57:00Z">
        <w:r w:rsidRPr="002C1987">
          <w:rPr>
            <w:lang w:val="pt-PT"/>
            <w:rPrChange w:id="2448" w:author="Janina Nalagy" w:date="2026-04-16T18:01:00Z" w16du:dateUtc="2026-04-16T16:01:00Z">
              <w:rPr/>
            </w:rPrChange>
          </w:rPr>
          <w:t>Corpo do artigo</w:t>
        </w:r>
      </w:ins>
    </w:p>
    <w:p w14:paraId="66324BA3" w14:textId="77777777" w:rsidR="002C1987" w:rsidRPr="002C1987" w:rsidRDefault="002C1987" w:rsidP="002C1987">
      <w:pPr>
        <w:pStyle w:val="NormalWeb"/>
        <w:rPr>
          <w:ins w:id="2449" w:author="Janina Nalagy" w:date="2026-04-16T17:57:00Z" w16du:dateUtc="2026-04-16T15:57:00Z"/>
          <w:lang w:val="pt-PT"/>
          <w:rPrChange w:id="2450" w:author="Janina Nalagy" w:date="2026-04-16T18:01:00Z" w16du:dateUtc="2026-04-16T16:01:00Z">
            <w:rPr>
              <w:ins w:id="2451" w:author="Janina Nalagy" w:date="2026-04-16T17:57:00Z" w16du:dateUtc="2026-04-16T15:57:00Z"/>
            </w:rPr>
          </w:rPrChange>
        </w:rPr>
      </w:pPr>
      <w:ins w:id="2452" w:author="Janina Nalagy" w:date="2026-04-16T17:57:00Z" w16du:dateUtc="2026-04-16T15:57:00Z">
        <w:r w:rsidRPr="002C1987">
          <w:rPr>
            <w:lang w:val="pt-PT"/>
            <w:rPrChange w:id="2453" w:author="Janina Nalagy" w:date="2026-04-16T18:01:00Z" w16du:dateUtc="2026-04-16T16:01:00Z">
              <w:rPr/>
            </w:rPrChange>
          </w:rPr>
          <w:t>Preparar correctamente um imóvel para avaliação é uma forma simples e eficaz de melhorar a qualidade do processo e a fiabilidade da informação analisada. Embora o valor não dependa de apresentação superficial, depende da clareza documental, do enquadramento do activo e da consistência dos elementos disponibilizados.</w:t>
        </w:r>
      </w:ins>
    </w:p>
    <w:p w14:paraId="328CA8AC" w14:textId="77777777" w:rsidR="002C1987" w:rsidRPr="002C1987" w:rsidRDefault="002C1987" w:rsidP="002C1987">
      <w:pPr>
        <w:pStyle w:val="NormalWeb"/>
        <w:rPr>
          <w:ins w:id="2454" w:author="Janina Nalagy" w:date="2026-04-16T17:57:00Z" w16du:dateUtc="2026-04-16T15:57:00Z"/>
          <w:lang w:val="pt-PT"/>
          <w:rPrChange w:id="2455" w:author="Janina Nalagy" w:date="2026-04-16T18:02:00Z" w16du:dateUtc="2026-04-16T16:02:00Z">
            <w:rPr>
              <w:ins w:id="2456" w:author="Janina Nalagy" w:date="2026-04-16T17:57:00Z" w16du:dateUtc="2026-04-16T15:57:00Z"/>
            </w:rPr>
          </w:rPrChange>
        </w:rPr>
      </w:pPr>
      <w:ins w:id="2457" w:author="Janina Nalagy" w:date="2026-04-16T17:57:00Z" w16du:dateUtc="2026-04-16T15:57:00Z">
        <w:r w:rsidRPr="002C1987">
          <w:rPr>
            <w:lang w:val="pt-PT"/>
            <w:rPrChange w:id="2458" w:author="Janina Nalagy" w:date="2026-04-16T18:02:00Z" w16du:dateUtc="2026-04-16T16:02:00Z">
              <w:rPr/>
            </w:rPrChange>
          </w:rPr>
          <w:t>Documentação organizada, histórico de manutenção, plantas, licenças, informação sobre ocupação, intervenções realizadas e enquadramento do uso efectivo do imóvel são factores que ajudam o perito a desenvolver uma análise mais precisa e contextualizada.</w:t>
        </w:r>
      </w:ins>
    </w:p>
    <w:p w14:paraId="592F9D02" w14:textId="77777777" w:rsidR="002C1987" w:rsidRPr="002C1987" w:rsidRDefault="002C1987" w:rsidP="002C1987">
      <w:pPr>
        <w:pStyle w:val="NormalWeb"/>
        <w:rPr>
          <w:ins w:id="2459" w:author="Janina Nalagy" w:date="2026-04-16T17:57:00Z" w16du:dateUtc="2026-04-16T15:57:00Z"/>
          <w:lang w:val="pt-PT"/>
          <w:rPrChange w:id="2460" w:author="Janina Nalagy" w:date="2026-04-16T18:02:00Z" w16du:dateUtc="2026-04-16T16:02:00Z">
            <w:rPr>
              <w:ins w:id="2461" w:author="Janina Nalagy" w:date="2026-04-16T17:57:00Z" w16du:dateUtc="2026-04-16T15:57:00Z"/>
            </w:rPr>
          </w:rPrChange>
        </w:rPr>
      </w:pPr>
      <w:ins w:id="2462" w:author="Janina Nalagy" w:date="2026-04-16T17:57:00Z" w16du:dateUtc="2026-04-16T15:57:00Z">
        <w:r w:rsidRPr="002C1987">
          <w:rPr>
            <w:lang w:val="pt-PT"/>
            <w:rPrChange w:id="2463" w:author="Janina Nalagy" w:date="2026-04-16T18:02:00Z" w16du:dateUtc="2026-04-16T16:02:00Z">
              <w:rPr/>
            </w:rPrChange>
          </w:rPr>
          <w:t>Quanto melhor preparado estiver o activo, mais eficiente será a visita, menor será o número de dúvidas e mais célere será a elaboração do relatório final.</w:t>
        </w:r>
      </w:ins>
    </w:p>
    <w:p w14:paraId="12A73D5B" w14:textId="77777777" w:rsidR="002C1987" w:rsidRPr="002C1987" w:rsidRDefault="002C1987" w:rsidP="002C1987">
      <w:pPr>
        <w:pStyle w:val="NormalWeb"/>
        <w:rPr>
          <w:ins w:id="2464" w:author="Janina Nalagy" w:date="2026-04-16T17:57:00Z" w16du:dateUtc="2026-04-16T15:57:00Z"/>
          <w:lang w:val="pt-PT"/>
          <w:rPrChange w:id="2465" w:author="Janina Nalagy" w:date="2026-04-16T18:02:00Z" w16du:dateUtc="2026-04-16T16:02:00Z">
            <w:rPr>
              <w:ins w:id="2466" w:author="Janina Nalagy" w:date="2026-04-16T17:57:00Z" w16du:dateUtc="2026-04-16T15:57:00Z"/>
            </w:rPr>
          </w:rPrChange>
        </w:rPr>
      </w:pPr>
      <w:ins w:id="2467" w:author="Janina Nalagy" w:date="2026-04-16T17:57:00Z" w16du:dateUtc="2026-04-16T15:57:00Z">
        <w:r w:rsidRPr="002C1987">
          <w:rPr>
            <w:lang w:val="pt-PT"/>
            <w:rPrChange w:id="2468" w:author="Janina Nalagy" w:date="2026-04-16T18:02:00Z" w16du:dateUtc="2026-04-16T16:02:00Z">
              <w:rPr/>
            </w:rPrChange>
          </w:rPr>
          <w:t>Pequenos aspectos documentais ou técnicos podem influenciar o enquadramento da avaliação e o grau de segurança do parecer emitido. Por isso, a preparação prévia é uma vantagem real para o cliente, quer se trate de uma finalidade de financiamento, venda, compra, reporte financeiro ou gestão patrimonial.</w:t>
        </w:r>
      </w:ins>
    </w:p>
    <w:p w14:paraId="34E9878D" w14:textId="77777777" w:rsidR="002C1987" w:rsidRPr="002C1987" w:rsidRDefault="002C1987" w:rsidP="002C1987">
      <w:pPr>
        <w:pStyle w:val="NormalWeb"/>
        <w:rPr>
          <w:ins w:id="2469" w:author="Janina Nalagy" w:date="2026-04-16T17:57:00Z" w16du:dateUtc="2026-04-16T15:57:00Z"/>
          <w:lang w:val="pt-PT"/>
          <w:rPrChange w:id="2470" w:author="Janina Nalagy" w:date="2026-04-16T18:02:00Z" w16du:dateUtc="2026-04-16T16:02:00Z">
            <w:rPr>
              <w:ins w:id="2471" w:author="Janina Nalagy" w:date="2026-04-16T17:57:00Z" w16du:dateUtc="2026-04-16T15:57:00Z"/>
            </w:rPr>
          </w:rPrChange>
        </w:rPr>
      </w:pPr>
      <w:ins w:id="2472" w:author="Janina Nalagy" w:date="2026-04-16T17:57:00Z" w16du:dateUtc="2026-04-16T15:57:00Z">
        <w:r w:rsidRPr="002C1987">
          <w:rPr>
            <w:lang w:val="pt-PT"/>
            <w:rPrChange w:id="2473" w:author="Janina Nalagy" w:date="2026-04-16T18:02:00Z" w16du:dateUtc="2026-04-16T16:02:00Z">
              <w:rPr/>
            </w:rPrChange>
          </w:rPr>
          <w:t>Na REC, acompanhamos os clientes neste processo com clareza quanto aos elementos necessários, ao âmbito do trabalho e à finalidade da avaliação, promovendo um processo mais transparente, rigoroso e bem estruturado.</w:t>
        </w:r>
      </w:ins>
    </w:p>
    <w:p w14:paraId="7E020E9A" w14:textId="77777777" w:rsidR="002C1987" w:rsidRPr="002C1987" w:rsidRDefault="002C1987" w:rsidP="002C1987">
      <w:pPr>
        <w:pStyle w:val="NormalWeb"/>
        <w:rPr>
          <w:ins w:id="2474" w:author="Janina Nalagy" w:date="2026-04-16T17:57:00Z" w16du:dateUtc="2026-04-16T15:57:00Z"/>
          <w:lang w:val="pt-PT"/>
          <w:rPrChange w:id="2475" w:author="Janina Nalagy" w:date="2026-04-16T18:02:00Z" w16du:dateUtc="2026-04-16T16:02:00Z">
            <w:rPr>
              <w:ins w:id="2476" w:author="Janina Nalagy" w:date="2026-04-16T17:57:00Z" w16du:dateUtc="2026-04-16T15:57:00Z"/>
            </w:rPr>
          </w:rPrChange>
        </w:rPr>
      </w:pPr>
      <w:ins w:id="2477" w:author="Janina Nalagy" w:date="2026-04-16T17:57:00Z" w16du:dateUtc="2026-04-16T15:57:00Z">
        <w:r w:rsidRPr="002C1987">
          <w:rPr>
            <w:lang w:val="pt-PT"/>
            <w:rPrChange w:id="2478" w:author="Janina Nalagy" w:date="2026-04-16T18:02:00Z" w16du:dateUtc="2026-04-16T16:02:00Z">
              <w:rPr/>
            </w:rPrChange>
          </w:rPr>
          <w:t>Uma boa avaliação começa, muitas vezes, antes da visita. Começa na qualidade da informação disponível e na forma como o activo é apresentado para análise.</w:t>
        </w:r>
      </w:ins>
    </w:p>
    <w:p w14:paraId="2FF716BE" w14:textId="77777777" w:rsidR="002C1987" w:rsidRPr="002C1987" w:rsidRDefault="002C1987" w:rsidP="002C1987">
      <w:pPr>
        <w:pStyle w:val="Ttulo3"/>
        <w:rPr>
          <w:ins w:id="2479" w:author="Janina Nalagy" w:date="2026-04-16T17:57:00Z" w16du:dateUtc="2026-04-16T15:57:00Z"/>
          <w:lang w:val="pt-PT"/>
          <w:rPrChange w:id="2480" w:author="Janina Nalagy" w:date="2026-04-16T18:02:00Z" w16du:dateUtc="2026-04-16T16:02:00Z">
            <w:rPr>
              <w:ins w:id="2481" w:author="Janina Nalagy" w:date="2026-04-16T17:57:00Z" w16du:dateUtc="2026-04-16T15:57:00Z"/>
            </w:rPr>
          </w:rPrChange>
        </w:rPr>
      </w:pPr>
      <w:ins w:id="2482" w:author="Janina Nalagy" w:date="2026-04-16T17:57:00Z" w16du:dateUtc="2026-04-16T15:57:00Z">
        <w:r w:rsidRPr="002C1987">
          <w:rPr>
            <w:lang w:val="pt-PT"/>
            <w:rPrChange w:id="2483" w:author="Janina Nalagy" w:date="2026-04-16T18:02:00Z" w16du:dateUtc="2026-04-16T16:02:00Z">
              <w:rPr/>
            </w:rPrChange>
          </w:rPr>
          <w:lastRenderedPageBreak/>
          <w:t>Meta descrição</w:t>
        </w:r>
      </w:ins>
    </w:p>
    <w:p w14:paraId="353046F9" w14:textId="77777777" w:rsidR="002C1987" w:rsidRPr="002C1987" w:rsidRDefault="002C1987" w:rsidP="002C1987">
      <w:pPr>
        <w:pStyle w:val="NormalWeb"/>
        <w:rPr>
          <w:ins w:id="2484" w:author="Janina Nalagy" w:date="2026-04-16T17:57:00Z" w16du:dateUtc="2026-04-16T15:57:00Z"/>
          <w:lang w:val="pt-PT"/>
          <w:rPrChange w:id="2485" w:author="Janina Nalagy" w:date="2026-04-16T18:02:00Z" w16du:dateUtc="2026-04-16T16:02:00Z">
            <w:rPr>
              <w:ins w:id="2486" w:author="Janina Nalagy" w:date="2026-04-16T17:57:00Z" w16du:dateUtc="2026-04-16T15:57:00Z"/>
            </w:rPr>
          </w:rPrChange>
        </w:rPr>
      </w:pPr>
      <w:ins w:id="2487" w:author="Janina Nalagy" w:date="2026-04-16T17:57:00Z" w16du:dateUtc="2026-04-16T15:57:00Z">
        <w:r w:rsidRPr="002C1987">
          <w:rPr>
            <w:lang w:val="pt-PT"/>
            <w:rPrChange w:id="2488" w:author="Janina Nalagy" w:date="2026-04-16T18:02:00Z" w16du:dateUtc="2026-04-16T16:02:00Z">
              <w:rPr/>
            </w:rPrChange>
          </w:rPr>
          <w:t>Saiba como preparar um imóvel para avaliação com documentação, informação técnica e enquadramento adequados para um processo mais rigoroso e eficiente.</w:t>
        </w:r>
      </w:ins>
    </w:p>
    <w:p w14:paraId="36BA49C6" w14:textId="3C1D0B09" w:rsidR="00D91FE1" w:rsidRPr="00D91FE1" w:rsidRDefault="00D91FE1" w:rsidP="00D91FE1">
      <w:pPr>
        <w:spacing w:before="100" w:beforeAutospacing="1" w:after="100" w:afterAutospacing="1" w:line="240" w:lineRule="auto"/>
        <w:ind w:left="360"/>
        <w:rPr>
          <w:ins w:id="2489" w:author="Janina Nalagy" w:date="2026-04-16T17:47:00Z" w16du:dateUtc="2026-04-16T15:47:00Z"/>
          <w:rFonts w:ascii="Times New Roman" w:eastAsia="Times New Roman" w:hAnsi="Times New Roman" w:cs="Times New Roman"/>
          <w:sz w:val="24"/>
          <w:szCs w:val="24"/>
          <w:lang w:val="pt-PT"/>
          <w:rPrChange w:id="2490" w:author="Janina Nalagy" w:date="2026-04-16T17:48:00Z" w16du:dateUtc="2026-04-16T15:48:00Z">
            <w:rPr>
              <w:ins w:id="2491" w:author="Janina Nalagy" w:date="2026-04-16T17:47:00Z" w16du:dateUtc="2026-04-16T15:47:00Z"/>
              <w:lang w:val="pt-PT"/>
            </w:rPr>
          </w:rPrChange>
        </w:rPr>
        <w:pPrChange w:id="2492" w:author="Janina Nalagy" w:date="2026-04-16T17:48:00Z" w16du:dateUtc="2026-04-16T15:48:00Z">
          <w:pPr>
            <w:pStyle w:val="PargrafodaLista"/>
            <w:numPr>
              <w:numId w:val="38"/>
            </w:numPr>
            <w:spacing w:before="100" w:beforeAutospacing="1" w:after="100" w:afterAutospacing="1" w:line="240" w:lineRule="auto"/>
            <w:ind w:hanging="360"/>
          </w:pPr>
        </w:pPrChange>
      </w:pPr>
    </w:p>
    <w:p w14:paraId="23ACF5F1" w14:textId="77777777" w:rsidR="00D91FE1" w:rsidRPr="00D91FE1" w:rsidRDefault="00D91FE1" w:rsidP="00D91FE1">
      <w:pPr>
        <w:spacing w:before="100" w:beforeAutospacing="1" w:after="100" w:afterAutospacing="1" w:line="240" w:lineRule="auto"/>
        <w:ind w:left="360"/>
        <w:rPr>
          <w:ins w:id="2493" w:author="Janina Nalagy" w:date="2026-04-16T17:47:00Z" w16du:dateUtc="2026-04-16T15:47:00Z"/>
          <w:rFonts w:ascii="Times New Roman" w:eastAsia="Times New Roman" w:hAnsi="Times New Roman" w:cs="Times New Roman"/>
          <w:sz w:val="24"/>
          <w:szCs w:val="24"/>
          <w:lang w:val="pt-PT"/>
          <w:rPrChange w:id="2494" w:author="Janina Nalagy" w:date="2026-04-16T17:48:00Z" w16du:dateUtc="2026-04-16T15:48:00Z">
            <w:rPr>
              <w:ins w:id="2495" w:author="Janina Nalagy" w:date="2026-04-16T17:47:00Z" w16du:dateUtc="2026-04-16T15:47:00Z"/>
              <w:lang w:val="pt-PT"/>
            </w:rPr>
          </w:rPrChange>
        </w:rPr>
        <w:pPrChange w:id="2496" w:author="Janina Nalagy" w:date="2026-04-16T17:48:00Z" w16du:dateUtc="2026-04-16T15:48:00Z">
          <w:pPr>
            <w:pStyle w:val="PargrafodaLista"/>
            <w:numPr>
              <w:numId w:val="38"/>
            </w:numPr>
            <w:spacing w:before="100" w:beforeAutospacing="1" w:after="100" w:afterAutospacing="1" w:line="240" w:lineRule="auto"/>
            <w:ind w:hanging="360"/>
          </w:pPr>
        </w:pPrChange>
      </w:pPr>
      <w:ins w:id="2497" w:author="Janina Nalagy" w:date="2026-04-16T17:47:00Z" w16du:dateUtc="2026-04-16T15:47:00Z">
        <w:r w:rsidRPr="00D91FE1">
          <w:rPr>
            <w:rFonts w:ascii="Times New Roman" w:eastAsia="Times New Roman" w:hAnsi="Times New Roman" w:cs="Times New Roman"/>
            <w:b/>
            <w:bCs/>
            <w:sz w:val="24"/>
            <w:szCs w:val="24"/>
            <w:lang w:val="pt-PT"/>
            <w:rPrChange w:id="2498" w:author="Janina Nalagy" w:date="2026-04-16T17:48:00Z" w16du:dateUtc="2026-04-16T15:48:00Z">
              <w:rPr>
                <w:lang w:val="pt-PT"/>
              </w:rPr>
            </w:rPrChange>
          </w:rPr>
          <w:t>Uma preparação correcta melhora a avaliação</w:t>
        </w:r>
      </w:ins>
    </w:p>
    <w:p w14:paraId="0000026D" w14:textId="03B93520" w:rsidR="00341B58" w:rsidRPr="005C188E" w:rsidDel="00D91FE1" w:rsidRDefault="00000000">
      <w:pPr>
        <w:numPr>
          <w:ilvl w:val="0"/>
          <w:numId w:val="38"/>
        </w:numPr>
        <w:rPr>
          <w:del w:id="2499" w:author="Janina Nalagy" w:date="2026-04-16T17:47:00Z" w16du:dateUtc="2026-04-16T15:47:00Z"/>
          <w:lang w:val="pt-PT"/>
          <w:rPrChange w:id="2500" w:author="Janina Nalagy" w:date="2026-04-16T17:18:00Z" w16du:dateUtc="2026-04-16T15:18:00Z">
            <w:rPr>
              <w:del w:id="2501" w:author="Janina Nalagy" w:date="2026-04-16T17:47:00Z" w16du:dateUtc="2026-04-16T15:47:00Z"/>
            </w:rPr>
          </w:rPrChange>
        </w:rPr>
      </w:pPr>
      <w:del w:id="2502" w:author="Janina Nalagy" w:date="2026-04-16T17:47:00Z" w16du:dateUtc="2026-04-16T15:47:00Z">
        <w:r w:rsidRPr="005C188E" w:rsidDel="00D91FE1">
          <w:rPr>
            <w:lang w:val="pt-PT"/>
            <w:rPrChange w:id="2503" w:author="Janina Nalagy" w:date="2026-04-16T17:18:00Z" w16du:dateUtc="2026-04-16T15:18:00Z">
              <w:rPr/>
            </w:rPrChange>
          </w:rPr>
          <w:delText>Organizacao documental, histórico de manutenção e enquadramento do activo ajudam a melhorar a precisao do processo de avaliação.</w:delText>
        </w:r>
      </w:del>
    </w:p>
    <w:p w14:paraId="0000026E" w14:textId="3E47264E" w:rsidR="00341B58" w:rsidRPr="005C188E" w:rsidDel="00D91FE1" w:rsidRDefault="00000000">
      <w:pPr>
        <w:numPr>
          <w:ilvl w:val="0"/>
          <w:numId w:val="38"/>
        </w:numPr>
        <w:rPr>
          <w:del w:id="2504" w:author="Janina Nalagy" w:date="2026-04-16T17:47:00Z" w16du:dateUtc="2026-04-16T15:47:00Z"/>
          <w:lang w:val="pt-PT"/>
          <w:rPrChange w:id="2505" w:author="Janina Nalagy" w:date="2026-04-16T17:18:00Z" w16du:dateUtc="2026-04-16T15:18:00Z">
            <w:rPr>
              <w:del w:id="2506" w:author="Janina Nalagy" w:date="2026-04-16T17:47:00Z" w16du:dateUtc="2026-04-16T15:47:00Z"/>
            </w:rPr>
          </w:rPrChange>
        </w:rPr>
      </w:pPr>
      <w:del w:id="2507" w:author="Janina Nalagy" w:date="2026-04-16T17:47:00Z" w16du:dateUtc="2026-04-16T15:47:00Z">
        <w:r w:rsidRPr="005C188E" w:rsidDel="00D91FE1">
          <w:rPr>
            <w:lang w:val="pt-PT"/>
            <w:rPrChange w:id="2508" w:author="Janina Nalagy" w:date="2026-04-16T17:18:00Z" w16du:dateUtc="2026-04-16T15:18:00Z">
              <w:rPr/>
            </w:rPrChange>
          </w:rPr>
          <w:delText>Preparar um imóvel para avaliação ajuda a tornar o processo mais eficiente e mais preciso.</w:delText>
        </w:r>
      </w:del>
    </w:p>
    <w:p w14:paraId="0000026F" w14:textId="5E870677" w:rsidR="00341B58" w:rsidRPr="005C188E" w:rsidDel="00D91FE1" w:rsidRDefault="00000000">
      <w:pPr>
        <w:numPr>
          <w:ilvl w:val="0"/>
          <w:numId w:val="38"/>
        </w:numPr>
        <w:rPr>
          <w:del w:id="2509" w:author="Janina Nalagy" w:date="2026-04-16T17:47:00Z" w16du:dateUtc="2026-04-16T15:47:00Z"/>
          <w:lang w:val="pt-PT"/>
          <w:rPrChange w:id="2510" w:author="Janina Nalagy" w:date="2026-04-16T17:18:00Z" w16du:dateUtc="2026-04-16T15:18:00Z">
            <w:rPr>
              <w:del w:id="2511" w:author="Janina Nalagy" w:date="2026-04-16T17:47:00Z" w16du:dateUtc="2026-04-16T15:47:00Z"/>
            </w:rPr>
          </w:rPrChange>
        </w:rPr>
      </w:pPr>
      <w:del w:id="2512" w:author="Janina Nalagy" w:date="2026-04-16T17:47:00Z" w16du:dateUtc="2026-04-16T15:47:00Z">
        <w:r w:rsidRPr="005C188E" w:rsidDel="00D91FE1">
          <w:rPr>
            <w:lang w:val="pt-PT"/>
            <w:rPrChange w:id="2513" w:author="Janina Nalagy" w:date="2026-04-16T17:18:00Z" w16du:dateUtc="2026-04-16T15:18:00Z">
              <w:rPr/>
            </w:rPrChange>
          </w:rPr>
          <w:delText>Documentacao acessível, histórico do activo e contexto de uso fazem diferença na qualidade da análise final.</w:delText>
        </w:r>
      </w:del>
    </w:p>
    <w:p w14:paraId="00000270" w14:textId="68A5DEE9" w:rsidR="00341B58" w:rsidRPr="005C188E" w:rsidDel="00D91FE1" w:rsidRDefault="00000000">
      <w:pPr>
        <w:numPr>
          <w:ilvl w:val="0"/>
          <w:numId w:val="38"/>
        </w:numPr>
        <w:rPr>
          <w:del w:id="2514" w:author="Janina Nalagy" w:date="2026-04-16T17:47:00Z" w16du:dateUtc="2026-04-16T15:47:00Z"/>
          <w:lang w:val="pt-PT"/>
          <w:rPrChange w:id="2515" w:author="Janina Nalagy" w:date="2026-04-16T17:18:00Z" w16du:dateUtc="2026-04-16T15:18:00Z">
            <w:rPr>
              <w:del w:id="2516" w:author="Janina Nalagy" w:date="2026-04-16T17:47:00Z" w16du:dateUtc="2026-04-16T15:47:00Z"/>
            </w:rPr>
          </w:rPrChange>
        </w:rPr>
      </w:pPr>
      <w:del w:id="2517" w:author="Janina Nalagy" w:date="2026-04-16T17:47:00Z" w16du:dateUtc="2026-04-16T15:47:00Z">
        <w:r w:rsidRPr="005C188E" w:rsidDel="00D91FE1">
          <w:rPr>
            <w:lang w:val="pt-PT"/>
            <w:rPrChange w:id="2518" w:author="Janina Nalagy" w:date="2026-04-16T17:18:00Z" w16du:dateUtc="2026-04-16T15:18:00Z">
              <w:rPr/>
            </w:rPrChange>
          </w:rPr>
          <w:delText>Quanto melhor preparado estiver o activo, mais clara será a leitura do seu valor.</w:delText>
        </w:r>
      </w:del>
    </w:p>
    <w:p w14:paraId="00000271" w14:textId="56C0C58A" w:rsidR="00341B58" w:rsidRPr="005C188E" w:rsidDel="00D91FE1" w:rsidRDefault="00000000">
      <w:pPr>
        <w:numPr>
          <w:ilvl w:val="0"/>
          <w:numId w:val="38"/>
        </w:numPr>
        <w:rPr>
          <w:del w:id="2519" w:author="Janina Nalagy" w:date="2026-04-16T17:47:00Z" w16du:dateUtc="2026-04-16T15:47:00Z"/>
          <w:lang w:val="pt-PT"/>
          <w:rPrChange w:id="2520" w:author="Janina Nalagy" w:date="2026-04-16T17:18:00Z" w16du:dateUtc="2026-04-16T15:18:00Z">
            <w:rPr>
              <w:del w:id="2521" w:author="Janina Nalagy" w:date="2026-04-16T17:47:00Z" w16du:dateUtc="2026-04-16T15:47:00Z"/>
            </w:rPr>
          </w:rPrChange>
        </w:rPr>
      </w:pPr>
      <w:del w:id="2522" w:author="Janina Nalagy" w:date="2026-04-16T17:47:00Z" w16du:dateUtc="2026-04-16T15:47:00Z">
        <w:r w:rsidRPr="005C188E" w:rsidDel="00D91FE1">
          <w:rPr>
            <w:lang w:val="pt-PT"/>
            <w:rPrChange w:id="2523" w:author="Janina Nalagy" w:date="2026-04-16T17:18:00Z" w16du:dateUtc="2026-04-16T15:18:00Z">
              <w:rPr/>
            </w:rPrChange>
          </w:rPr>
          <w:delText>REC</w:delText>
        </w:r>
      </w:del>
    </w:p>
    <w:p w14:paraId="00000272" w14:textId="5EA2672C" w:rsidR="00341B58" w:rsidRPr="005C188E" w:rsidDel="00D91FE1" w:rsidRDefault="00000000">
      <w:pPr>
        <w:numPr>
          <w:ilvl w:val="0"/>
          <w:numId w:val="38"/>
        </w:numPr>
        <w:rPr>
          <w:del w:id="2524" w:author="Janina Nalagy" w:date="2026-04-16T17:47:00Z" w16du:dateUtc="2026-04-16T15:47:00Z"/>
          <w:lang w:val="pt-PT"/>
          <w:rPrChange w:id="2525" w:author="Janina Nalagy" w:date="2026-04-16T17:18:00Z" w16du:dateUtc="2026-04-16T15:18:00Z">
            <w:rPr>
              <w:del w:id="2526" w:author="Janina Nalagy" w:date="2026-04-16T17:47:00Z" w16du:dateUtc="2026-04-16T15:47:00Z"/>
            </w:rPr>
          </w:rPrChange>
        </w:rPr>
      </w:pPr>
      <w:del w:id="2527" w:author="Janina Nalagy" w:date="2026-04-16T17:47:00Z" w16du:dateUtc="2026-04-16T15:47:00Z">
        <w:r w:rsidRPr="005C188E" w:rsidDel="00D91FE1">
          <w:rPr>
            <w:lang w:val="pt-PT"/>
            <w:rPrChange w:id="2528" w:author="Janina Nalagy" w:date="2026-04-16T17:18:00Z" w16du:dateUtc="2026-04-16T15:18:00Z">
              <w:rPr/>
            </w:rPrChange>
          </w:rPr>
          <w:delText>Pequenos detalhes documentais ou técnicos podem influenciar o enquadramento do imóvel.</w:delText>
        </w:r>
      </w:del>
    </w:p>
    <w:p w14:paraId="00000273" w14:textId="6461B05A" w:rsidR="00341B58" w:rsidRPr="005C188E" w:rsidDel="00D91FE1" w:rsidRDefault="00000000">
      <w:pPr>
        <w:numPr>
          <w:ilvl w:val="0"/>
          <w:numId w:val="38"/>
        </w:numPr>
        <w:rPr>
          <w:del w:id="2529" w:author="Janina Nalagy" w:date="2026-04-16T17:47:00Z" w16du:dateUtc="2026-04-16T15:47:00Z"/>
          <w:lang w:val="pt-PT"/>
          <w:rPrChange w:id="2530" w:author="Janina Nalagy" w:date="2026-04-16T17:18:00Z" w16du:dateUtc="2026-04-16T15:18:00Z">
            <w:rPr>
              <w:del w:id="2531" w:author="Janina Nalagy" w:date="2026-04-16T17:47:00Z" w16du:dateUtc="2026-04-16T15:47:00Z"/>
            </w:rPr>
          </w:rPrChange>
        </w:rPr>
      </w:pPr>
      <w:del w:id="2532" w:author="Janina Nalagy" w:date="2026-04-16T17:47:00Z" w16du:dateUtc="2026-04-16T15:47:00Z">
        <w:r w:rsidRPr="005C188E" w:rsidDel="00D91FE1">
          <w:rPr>
            <w:lang w:val="pt-PT"/>
            <w:rPrChange w:id="2533" w:author="Janina Nalagy" w:date="2026-04-16T17:18:00Z" w16du:dateUtc="2026-04-16T15:18:00Z">
              <w:rPr/>
            </w:rPrChange>
          </w:rPr>
          <w:delText>Por isso, o cliente beneficia quando organiza informação antes da visita e da análise técnica.</w:delText>
        </w:r>
      </w:del>
    </w:p>
    <w:p w14:paraId="00000274" w14:textId="1EC5E8AA" w:rsidR="00341B58" w:rsidRPr="005C188E" w:rsidDel="00D91FE1" w:rsidRDefault="00000000">
      <w:pPr>
        <w:numPr>
          <w:ilvl w:val="0"/>
          <w:numId w:val="38"/>
        </w:numPr>
        <w:rPr>
          <w:del w:id="2534" w:author="Janina Nalagy" w:date="2026-04-16T17:47:00Z" w16du:dateUtc="2026-04-16T15:47:00Z"/>
          <w:lang w:val="pt-PT"/>
          <w:rPrChange w:id="2535" w:author="Janina Nalagy" w:date="2026-04-16T17:18:00Z" w16du:dateUtc="2026-04-16T15:18:00Z">
            <w:rPr>
              <w:del w:id="2536" w:author="Janina Nalagy" w:date="2026-04-16T17:47:00Z" w16du:dateUtc="2026-04-16T15:47:00Z"/>
            </w:rPr>
          </w:rPrChange>
        </w:rPr>
      </w:pPr>
      <w:del w:id="2537" w:author="Janina Nalagy" w:date="2026-04-16T17:47:00Z" w16du:dateUtc="2026-04-16T15:47:00Z">
        <w:r w:rsidRPr="005C188E" w:rsidDel="00D91FE1">
          <w:rPr>
            <w:lang w:val="pt-PT"/>
            <w:rPrChange w:id="2538" w:author="Janina Nalagy" w:date="2026-04-16T17:18:00Z" w16du:dateUtc="2026-04-16T15:18:00Z">
              <w:rPr/>
            </w:rPrChange>
          </w:rPr>
          <w:delText>Uma boa preparação reduz dúvidas e acelera a producao do relatório.</w:delText>
        </w:r>
      </w:del>
    </w:p>
    <w:p w14:paraId="00000275" w14:textId="02BA348A" w:rsidR="00341B58" w:rsidRPr="005C188E" w:rsidDel="00D91FE1" w:rsidRDefault="00000000">
      <w:pPr>
        <w:numPr>
          <w:ilvl w:val="0"/>
          <w:numId w:val="38"/>
        </w:numPr>
        <w:rPr>
          <w:del w:id="2539" w:author="Janina Nalagy" w:date="2026-04-16T17:47:00Z" w16du:dateUtc="2026-04-16T15:47:00Z"/>
          <w:lang w:val="pt-PT"/>
          <w:rPrChange w:id="2540" w:author="Janina Nalagy" w:date="2026-04-16T17:18:00Z" w16du:dateUtc="2026-04-16T15:18:00Z">
            <w:rPr>
              <w:del w:id="2541" w:author="Janina Nalagy" w:date="2026-04-16T17:47:00Z" w16du:dateUtc="2026-04-16T15:47:00Z"/>
            </w:rPr>
          </w:rPrChange>
        </w:rPr>
      </w:pPr>
      <w:del w:id="2542" w:author="Janina Nalagy" w:date="2026-04-16T17:47:00Z" w16du:dateUtc="2026-04-16T15:47:00Z">
        <w:r w:rsidRPr="005C188E" w:rsidDel="00D91FE1">
          <w:rPr>
            <w:lang w:val="pt-PT"/>
            <w:rPrChange w:id="2543" w:author="Janina Nalagy" w:date="2026-04-16T17:18:00Z" w16du:dateUtc="2026-04-16T15:18:00Z">
              <w:rPr/>
            </w:rPrChange>
          </w:rPr>
          <w:delText>A REC acompanha este processo com clareza sobre os elementos necessários e o alcance da avaliação.</w:delText>
        </w:r>
      </w:del>
    </w:p>
    <w:p w14:paraId="00000276" w14:textId="52051192" w:rsidR="00341B58" w:rsidRPr="005C188E" w:rsidDel="00D91FE1" w:rsidRDefault="00000000">
      <w:pPr>
        <w:numPr>
          <w:ilvl w:val="0"/>
          <w:numId w:val="38"/>
        </w:numPr>
        <w:rPr>
          <w:del w:id="2544" w:author="Janina Nalagy" w:date="2026-04-16T17:47:00Z" w16du:dateUtc="2026-04-16T15:47:00Z"/>
          <w:lang w:val="pt-PT"/>
          <w:rPrChange w:id="2545" w:author="Janina Nalagy" w:date="2026-04-16T17:18:00Z" w16du:dateUtc="2026-04-16T15:18:00Z">
            <w:rPr>
              <w:del w:id="2546" w:author="Janina Nalagy" w:date="2026-04-16T17:47:00Z" w16du:dateUtc="2026-04-16T15:47:00Z"/>
            </w:rPr>
          </w:rPrChange>
        </w:rPr>
      </w:pPr>
      <w:del w:id="2547" w:author="Janina Nalagy" w:date="2026-04-16T17:47:00Z" w16du:dateUtc="2026-04-16T15:47:00Z">
        <w:r w:rsidRPr="005C188E" w:rsidDel="00D91FE1">
          <w:rPr>
            <w:lang w:val="pt-PT"/>
            <w:rPrChange w:id="2548" w:author="Janina Nalagy" w:date="2026-04-16T17:18:00Z" w16du:dateUtc="2026-04-16T15:18:00Z">
              <w:rPr/>
            </w:rPrChange>
          </w:rPr>
          <w:delText>Preparação correcta melhora a avaliação</w:delText>
        </w:r>
      </w:del>
    </w:p>
    <w:p w14:paraId="00000277" w14:textId="77777777" w:rsidR="00341B58" w:rsidRPr="005C188E" w:rsidRDefault="00000000">
      <w:pPr>
        <w:numPr>
          <w:ilvl w:val="0"/>
          <w:numId w:val="38"/>
        </w:numPr>
        <w:rPr>
          <w:lang w:val="pt-PT"/>
          <w:rPrChange w:id="2549" w:author="Janina Nalagy" w:date="2026-04-16T17:18:00Z" w16du:dateUtc="2026-04-16T15:18:00Z">
            <w:rPr/>
          </w:rPrChange>
        </w:rPr>
      </w:pPr>
      <w:r w:rsidRPr="005C188E">
        <w:rPr>
          <w:lang w:val="pt-PT"/>
          <w:rPrChange w:id="2550" w:author="Janina Nalagy" w:date="2026-04-16T17:18:00Z" w16du:dateUtc="2026-04-16T15:18:00Z">
            <w:rPr/>
          </w:rPrChange>
        </w:rPr>
        <w:t>Avaliação</w:t>
      </w:r>
    </w:p>
    <w:p w14:paraId="00000278" w14:textId="77777777" w:rsidR="00341B58" w:rsidRPr="005C188E" w:rsidRDefault="00000000">
      <w:pPr>
        <w:numPr>
          <w:ilvl w:val="0"/>
          <w:numId w:val="38"/>
        </w:numPr>
        <w:rPr>
          <w:lang w:val="pt-PT"/>
          <w:rPrChange w:id="2551" w:author="Janina Nalagy" w:date="2026-04-16T17:18:00Z" w16du:dateUtc="2026-04-16T15:18:00Z">
            <w:rPr/>
          </w:rPrChange>
        </w:rPr>
      </w:pPr>
      <w:proofErr w:type="spellStart"/>
      <w:r w:rsidRPr="005C188E">
        <w:rPr>
          <w:lang w:val="pt-PT"/>
          <w:rPrChange w:id="2552" w:author="Janina Nalagy" w:date="2026-04-16T17:18:00Z" w16du:dateUtc="2026-04-16T15:18:00Z">
            <w:rPr/>
          </w:rPrChange>
        </w:rPr>
        <w:t>Imovel</w:t>
      </w:r>
      <w:proofErr w:type="spellEnd"/>
    </w:p>
    <w:p w14:paraId="00000279" w14:textId="77777777" w:rsidR="00341B58" w:rsidRPr="005C188E" w:rsidRDefault="00000000">
      <w:pPr>
        <w:numPr>
          <w:ilvl w:val="0"/>
          <w:numId w:val="38"/>
        </w:numPr>
        <w:rPr>
          <w:lang w:val="pt-PT"/>
          <w:rPrChange w:id="2553" w:author="Janina Nalagy" w:date="2026-04-16T17:18:00Z" w16du:dateUtc="2026-04-16T15:18:00Z">
            <w:rPr/>
          </w:rPrChange>
        </w:rPr>
      </w:pPr>
      <w:r w:rsidRPr="005C188E">
        <w:rPr>
          <w:lang w:val="pt-PT"/>
          <w:rPrChange w:id="2554" w:author="Janina Nalagy" w:date="2026-04-16T17:18:00Z" w16du:dateUtc="2026-04-16T15:18:00Z">
            <w:rPr/>
          </w:rPrChange>
        </w:rPr>
        <w:t>Preparação</w:t>
      </w:r>
    </w:p>
    <w:p w14:paraId="0000027A" w14:textId="77777777" w:rsidR="00341B58" w:rsidRPr="005C188E" w:rsidRDefault="00000000">
      <w:pPr>
        <w:numPr>
          <w:ilvl w:val="0"/>
          <w:numId w:val="38"/>
        </w:numPr>
        <w:rPr>
          <w:lang w:val="pt-PT"/>
          <w:rPrChange w:id="2555" w:author="Janina Nalagy" w:date="2026-04-16T17:18:00Z" w16du:dateUtc="2026-04-16T15:18:00Z">
            <w:rPr/>
          </w:rPrChange>
        </w:rPr>
      </w:pPr>
      <w:r w:rsidRPr="005C188E">
        <w:rPr>
          <w:lang w:val="pt-PT"/>
          <w:rPrChange w:id="2556" w:author="Janina Nalagy" w:date="2026-04-16T17:18:00Z" w16du:dateUtc="2026-04-16T15:18:00Z">
            <w:rPr/>
          </w:rPrChange>
        </w:rPr>
        <w:t>Avaliação Imobiliária</w:t>
      </w:r>
    </w:p>
    <w:p w14:paraId="0000027B" w14:textId="6A62173D" w:rsidR="00341B58" w:rsidRPr="005C188E" w:rsidRDefault="00000000">
      <w:pPr>
        <w:numPr>
          <w:ilvl w:val="0"/>
          <w:numId w:val="38"/>
        </w:numPr>
        <w:rPr>
          <w:lang w:val="pt-PT"/>
          <w:rPrChange w:id="2557" w:author="Janina Nalagy" w:date="2026-04-16T17:18:00Z" w16du:dateUtc="2026-04-16T15:18:00Z">
            <w:rPr/>
          </w:rPrChange>
        </w:rPr>
      </w:pPr>
      <w:r w:rsidRPr="005C188E">
        <w:rPr>
          <w:lang w:val="pt-PT"/>
          <w:rPrChange w:id="2558" w:author="Janina Nalagy" w:date="2026-04-16T17:18:00Z" w16du:dateUtc="2026-04-16T15:18:00Z">
            <w:rPr/>
          </w:rPrChange>
        </w:rPr>
        <w:t>A REC orienta clientes institucionais e particulares na preparação de activos para avaliações rigorosas</w:t>
      </w:r>
      <w:ins w:id="2559" w:author="Janina Nalagy" w:date="2026-04-16T17:48:00Z" w16du:dateUtc="2026-04-16T15:48:00Z">
        <w:r w:rsidR="00D91FE1">
          <w:rPr>
            <w:lang w:val="pt-PT"/>
          </w:rPr>
          <w:t xml:space="preserve">, claras </w:t>
        </w:r>
      </w:ins>
      <w:r w:rsidRPr="005C188E">
        <w:rPr>
          <w:lang w:val="pt-PT"/>
          <w:rPrChange w:id="2560" w:author="Janina Nalagy" w:date="2026-04-16T17:18:00Z" w16du:dateUtc="2026-04-16T15:18:00Z">
            <w:rPr/>
          </w:rPrChange>
        </w:rPr>
        <w:t xml:space="preserve"> e ajustadas ao seu objectivo.</w:t>
      </w:r>
    </w:p>
    <w:p w14:paraId="0000027C" w14:textId="77777777" w:rsidR="00341B58" w:rsidRPr="005C188E" w:rsidRDefault="00341B58">
      <w:pPr>
        <w:rPr>
          <w:lang w:val="pt-PT"/>
          <w:rPrChange w:id="2561" w:author="Janina Nalagy" w:date="2026-04-16T17:18:00Z" w16du:dateUtc="2026-04-16T15:18:00Z">
            <w:rPr/>
          </w:rPrChange>
        </w:rPr>
      </w:pPr>
    </w:p>
    <w:p w14:paraId="0000027D" w14:textId="77777777" w:rsidR="00341B58" w:rsidRPr="005C188E" w:rsidRDefault="00341B58">
      <w:pPr>
        <w:numPr>
          <w:ilvl w:val="0"/>
          <w:numId w:val="39"/>
        </w:numPr>
        <w:rPr>
          <w:lang w:val="pt-PT"/>
          <w:rPrChange w:id="2562" w:author="Janina Nalagy" w:date="2026-04-16T17:18:00Z" w16du:dateUtc="2026-04-16T15:18:00Z">
            <w:rPr/>
          </w:rPrChange>
        </w:rPr>
      </w:pPr>
    </w:p>
    <w:p w14:paraId="0000027E" w14:textId="77777777" w:rsidR="00341B58" w:rsidRDefault="00341B58">
      <w:pPr>
        <w:rPr>
          <w:ins w:id="2563" w:author="Janina Nalagy" w:date="2026-04-16T18:01:00Z" w16du:dateUtc="2026-04-16T16:01:00Z"/>
          <w:lang w:val="pt-PT"/>
        </w:rPr>
      </w:pPr>
    </w:p>
    <w:p w14:paraId="2F1D421B" w14:textId="7D756269" w:rsidR="002C1987" w:rsidRDefault="002C1987">
      <w:pPr>
        <w:rPr>
          <w:ins w:id="2564" w:author="Janina Nalagy" w:date="2026-04-16T18:01:00Z" w16du:dateUtc="2026-04-16T16:01:00Z"/>
          <w:lang w:val="pt-PT"/>
        </w:rPr>
      </w:pPr>
      <w:ins w:id="2565" w:author="Janina Nalagy" w:date="2026-04-16T18:01:00Z" w16du:dateUtc="2026-04-16T16:01:00Z">
        <w:r>
          <w:rPr>
            <w:lang w:val="pt-PT"/>
          </w:rPr>
          <w:t>MAIS ARTIGOS:</w:t>
        </w:r>
      </w:ins>
    </w:p>
    <w:p w14:paraId="08FE9972" w14:textId="77777777" w:rsidR="002C1987" w:rsidRDefault="002C1987">
      <w:pPr>
        <w:rPr>
          <w:ins w:id="2566" w:author="Janina Nalagy" w:date="2026-04-16T18:05:00Z" w16du:dateUtc="2026-04-16T16:05:00Z"/>
          <w:lang w:val="pt-PT"/>
        </w:rPr>
      </w:pPr>
    </w:p>
    <w:p w14:paraId="7003814D" w14:textId="77777777" w:rsidR="002C1987" w:rsidRPr="002C1987" w:rsidRDefault="002C1987" w:rsidP="002C1987">
      <w:pPr>
        <w:rPr>
          <w:ins w:id="2567" w:author="Janina Nalagy" w:date="2026-04-16T18:05:00Z"/>
          <w:b/>
          <w:bCs/>
          <w:lang w:val="pt-PT"/>
        </w:rPr>
      </w:pPr>
      <w:ins w:id="2568" w:author="Janina Nalagy" w:date="2026-04-16T18:05:00Z">
        <w:r w:rsidRPr="002C1987">
          <w:rPr>
            <w:b/>
            <w:bCs/>
            <w:lang w:val="pt-PT"/>
          </w:rPr>
          <w:t>1. Quando deve ser feita uma avaliação imobiliária?</w:t>
        </w:r>
      </w:ins>
    </w:p>
    <w:p w14:paraId="51846A3F" w14:textId="77777777" w:rsidR="002C1987" w:rsidRPr="002C1987" w:rsidRDefault="002C1987" w:rsidP="002C1987">
      <w:pPr>
        <w:rPr>
          <w:ins w:id="2569" w:author="Janina Nalagy" w:date="2026-04-16T18:05:00Z"/>
          <w:lang w:val="pt-PT"/>
        </w:rPr>
      </w:pPr>
      <w:ins w:id="2570" w:author="Janina Nalagy" w:date="2026-04-16T18:05:00Z">
        <w:r w:rsidRPr="002C1987">
          <w:rPr>
            <w:b/>
            <w:bCs/>
            <w:lang w:val="pt-PT"/>
          </w:rPr>
          <w:t>Excerto</w:t>
        </w:r>
        <w:r w:rsidRPr="002C1987">
          <w:rPr>
            <w:lang w:val="pt-PT"/>
          </w:rPr>
          <w:br/>
          <w:t>Uma avaliação imobiliária deve ser realizada sempre que uma decisão relevante dependa do valor do activo, da sua capacidade de gerar rendimento ou da sua utilização como garantia.</w:t>
        </w:r>
      </w:ins>
    </w:p>
    <w:p w14:paraId="5FECD5B7" w14:textId="77777777" w:rsidR="002C1987" w:rsidRPr="002C1987" w:rsidRDefault="002C1987" w:rsidP="002C1987">
      <w:pPr>
        <w:rPr>
          <w:ins w:id="2571" w:author="Janina Nalagy" w:date="2026-04-16T18:05:00Z"/>
          <w:lang w:val="pt-PT"/>
        </w:rPr>
      </w:pPr>
      <w:ins w:id="2572" w:author="Janina Nalagy" w:date="2026-04-16T18:05:00Z">
        <w:r w:rsidRPr="002C1987">
          <w:rPr>
            <w:b/>
            <w:bCs/>
            <w:lang w:val="pt-PT"/>
          </w:rPr>
          <w:t>Corpo do artigo</w:t>
        </w:r>
        <w:r w:rsidRPr="002C1987">
          <w:rPr>
            <w:lang w:val="pt-PT"/>
          </w:rPr>
          <w:br/>
          <w:t>A avaliação imobiliária não deve ser vista apenas como uma exigência bancária ou uma formalidade em processos de compra e venda. Na realidade, trata-se de uma ferramenta essencial de decisão, que permite conhecer com maior rigor o valor de um activo em função da sua finalidade, do mercado e dos pressupostos adoptados.</w:t>
        </w:r>
      </w:ins>
    </w:p>
    <w:p w14:paraId="1BCFBDBA" w14:textId="77777777" w:rsidR="002C1987" w:rsidRPr="002C1987" w:rsidRDefault="002C1987" w:rsidP="002C1987">
      <w:pPr>
        <w:rPr>
          <w:ins w:id="2573" w:author="Janina Nalagy" w:date="2026-04-16T18:05:00Z"/>
          <w:lang w:val="pt-PT"/>
        </w:rPr>
      </w:pPr>
      <w:ins w:id="2574" w:author="Janina Nalagy" w:date="2026-04-16T18:05:00Z">
        <w:r w:rsidRPr="002C1987">
          <w:rPr>
            <w:lang w:val="pt-PT"/>
          </w:rPr>
          <w:lastRenderedPageBreak/>
          <w:t>Uma avaliação deve ser feita, entre outros contextos, em processos de aquisição e alienação, financiamento, reestruturação societária, reporte financeiro, partilhas, litígios, gestão patrimonial, seguros ou análise de investimento. Em cada um destes casos, o objectivo da avaliação influencia a base de valor, o método utilizado e o tipo de análise exigido.</w:t>
        </w:r>
      </w:ins>
    </w:p>
    <w:p w14:paraId="0BAE3FCC" w14:textId="77777777" w:rsidR="002C1987" w:rsidRPr="002C1987" w:rsidRDefault="002C1987" w:rsidP="002C1987">
      <w:pPr>
        <w:rPr>
          <w:ins w:id="2575" w:author="Janina Nalagy" w:date="2026-04-16T18:05:00Z"/>
          <w:lang w:val="pt-PT"/>
        </w:rPr>
      </w:pPr>
      <w:ins w:id="2576" w:author="Janina Nalagy" w:date="2026-04-16T18:05:00Z">
        <w:r w:rsidRPr="002C1987">
          <w:rPr>
            <w:lang w:val="pt-PT"/>
          </w:rPr>
          <w:t>Actuar de forma atempada é igualmente importante. Uma avaliação feita no momento certo ajuda a reduzir incerteza, a melhorar a qualidade da negociação e a evitar decisões assentes em percepções informais ou referências desactualizadas.</w:t>
        </w:r>
      </w:ins>
    </w:p>
    <w:p w14:paraId="36D22391" w14:textId="77777777" w:rsidR="002C1987" w:rsidRPr="002C1987" w:rsidRDefault="002C1987" w:rsidP="002C1987">
      <w:pPr>
        <w:rPr>
          <w:ins w:id="2577" w:author="Janina Nalagy" w:date="2026-04-16T18:05:00Z"/>
          <w:lang w:val="pt-PT"/>
        </w:rPr>
      </w:pPr>
      <w:ins w:id="2578" w:author="Janina Nalagy" w:date="2026-04-16T18:05:00Z">
        <w:r w:rsidRPr="002C1987">
          <w:rPr>
            <w:lang w:val="pt-PT"/>
          </w:rPr>
          <w:t>Na REC, entendemos a avaliação como um instrumento de suporte à decisão. Mais do que atribuir um número, procuramos enquadrar tecnicamente o activo, identificar factores de risco e produzir uma opinião de valor clara, útil e defensável.</w:t>
        </w:r>
      </w:ins>
    </w:p>
    <w:p w14:paraId="36AB3CD4" w14:textId="77777777" w:rsidR="002C1987" w:rsidRPr="002C1987" w:rsidRDefault="002C1987" w:rsidP="002C1987">
      <w:pPr>
        <w:rPr>
          <w:ins w:id="2579" w:author="Janina Nalagy" w:date="2026-04-16T18:05:00Z"/>
          <w:lang w:val="pt-PT"/>
        </w:rPr>
      </w:pPr>
      <w:ins w:id="2580" w:author="Janina Nalagy" w:date="2026-04-16T18:05:00Z">
        <w:r w:rsidRPr="002C1987">
          <w:rPr>
            <w:b/>
            <w:bCs/>
            <w:lang w:val="pt-PT"/>
          </w:rPr>
          <w:t>Meta descrição</w:t>
        </w:r>
        <w:r w:rsidRPr="002C1987">
          <w:rPr>
            <w:lang w:val="pt-PT"/>
          </w:rPr>
          <w:br/>
          <w:t>Saiba em que situações deve ser feita uma avaliação imobiliária e por que razão ela é essencial para decisões de compra, venda, financiamento e gestão patrimonial.</w:t>
        </w:r>
      </w:ins>
    </w:p>
    <w:p w14:paraId="624971F9" w14:textId="0DF29278" w:rsidR="002C1987" w:rsidRDefault="002C1987" w:rsidP="002C1987">
      <w:pPr>
        <w:rPr>
          <w:ins w:id="2581" w:author="Janina Nalagy" w:date="2026-04-16T18:06:00Z" w16du:dateUtc="2026-04-16T16:06:00Z"/>
          <w:lang w:val="pt-PT"/>
        </w:rPr>
      </w:pPr>
    </w:p>
    <w:p w14:paraId="2BA4C083" w14:textId="77777777" w:rsidR="002C1987" w:rsidRPr="002C1987" w:rsidRDefault="002C1987" w:rsidP="002C1987">
      <w:pPr>
        <w:rPr>
          <w:ins w:id="2582" w:author="Janina Nalagy" w:date="2026-04-16T18:05:00Z"/>
          <w:lang w:val="pt-PT"/>
        </w:rPr>
      </w:pPr>
    </w:p>
    <w:p w14:paraId="36A638F2" w14:textId="77777777" w:rsidR="002C1987" w:rsidRPr="002C1987" w:rsidRDefault="002C1987" w:rsidP="002C1987">
      <w:pPr>
        <w:rPr>
          <w:ins w:id="2583" w:author="Janina Nalagy" w:date="2026-04-16T18:05:00Z"/>
          <w:b/>
          <w:bCs/>
          <w:lang w:val="pt-PT"/>
        </w:rPr>
      </w:pPr>
      <w:ins w:id="2584" w:author="Janina Nalagy" w:date="2026-04-16T18:05:00Z">
        <w:r w:rsidRPr="002C1987">
          <w:rPr>
            <w:b/>
            <w:bCs/>
            <w:lang w:val="pt-PT"/>
          </w:rPr>
          <w:t>2. Diferença entre valor de mercado, justo valor e valor de investimento</w:t>
        </w:r>
      </w:ins>
    </w:p>
    <w:p w14:paraId="21E36D70" w14:textId="77777777" w:rsidR="002C1987" w:rsidRPr="002C1987" w:rsidRDefault="002C1987" w:rsidP="002C1987">
      <w:pPr>
        <w:rPr>
          <w:ins w:id="2585" w:author="Janina Nalagy" w:date="2026-04-16T18:05:00Z"/>
          <w:lang w:val="pt-PT"/>
        </w:rPr>
      </w:pPr>
      <w:ins w:id="2586" w:author="Janina Nalagy" w:date="2026-04-16T18:05:00Z">
        <w:r w:rsidRPr="002C1987">
          <w:rPr>
            <w:b/>
            <w:bCs/>
            <w:lang w:val="pt-PT"/>
          </w:rPr>
          <w:t>Excerto</w:t>
        </w:r>
        <w:r w:rsidRPr="002C1987">
          <w:rPr>
            <w:lang w:val="pt-PT"/>
          </w:rPr>
          <w:br/>
          <w:t>Nem todos os valores significam a mesma coisa. Compreender a diferença entre valor de mercado, justo valor e valor de investimento é essencial para interpretar correctamente uma avaliação.</w:t>
        </w:r>
      </w:ins>
    </w:p>
    <w:p w14:paraId="2CEA2D24" w14:textId="77777777" w:rsidR="002C1987" w:rsidRPr="002C1987" w:rsidRDefault="002C1987" w:rsidP="002C1987">
      <w:pPr>
        <w:rPr>
          <w:ins w:id="2587" w:author="Janina Nalagy" w:date="2026-04-16T18:05:00Z"/>
          <w:lang w:val="pt-PT"/>
        </w:rPr>
      </w:pPr>
      <w:ins w:id="2588" w:author="Janina Nalagy" w:date="2026-04-16T18:05:00Z">
        <w:r w:rsidRPr="002C1987">
          <w:rPr>
            <w:b/>
            <w:bCs/>
            <w:lang w:val="pt-PT"/>
          </w:rPr>
          <w:t>Corpo do artigo</w:t>
        </w:r>
        <w:r w:rsidRPr="002C1987">
          <w:rPr>
            <w:lang w:val="pt-PT"/>
          </w:rPr>
          <w:br/>
          <w:t xml:space="preserve">Uma das questões mais importantes em qualquer trabalho de avaliação é definir, desde o início, </w:t>
        </w:r>
        <w:r w:rsidRPr="002C1987">
          <w:rPr>
            <w:b/>
            <w:bCs/>
            <w:lang w:val="pt-PT"/>
          </w:rPr>
          <w:t>qual é a base de valor</w:t>
        </w:r>
        <w:r w:rsidRPr="002C1987">
          <w:rPr>
            <w:lang w:val="pt-PT"/>
          </w:rPr>
          <w:t xml:space="preserve"> aplicável. É precisamente aqui que surgem, com frequência, confusões entre valor de mercado, justo valor e valor de investimento.</w:t>
        </w:r>
      </w:ins>
    </w:p>
    <w:p w14:paraId="2ED2948C" w14:textId="77777777" w:rsidR="002C1987" w:rsidRPr="002C1987" w:rsidRDefault="002C1987" w:rsidP="002C1987">
      <w:pPr>
        <w:rPr>
          <w:ins w:id="2589" w:author="Janina Nalagy" w:date="2026-04-16T18:05:00Z"/>
          <w:lang w:val="pt-PT"/>
        </w:rPr>
      </w:pPr>
      <w:ins w:id="2590" w:author="Janina Nalagy" w:date="2026-04-16T18:05:00Z">
        <w:r w:rsidRPr="002C1987">
          <w:rPr>
            <w:lang w:val="pt-PT"/>
          </w:rPr>
          <w:t xml:space="preserve">De forma simplificada, o </w:t>
        </w:r>
        <w:r w:rsidRPr="002C1987">
          <w:rPr>
            <w:b/>
            <w:bCs/>
            <w:lang w:val="pt-PT"/>
          </w:rPr>
          <w:t>valor de mercado</w:t>
        </w:r>
        <w:r w:rsidRPr="002C1987">
          <w:rPr>
            <w:lang w:val="pt-PT"/>
          </w:rPr>
          <w:t xml:space="preserve"> corresponde ao valor estimado </w:t>
        </w:r>
        <w:proofErr w:type="spellStart"/>
        <w:r w:rsidRPr="002C1987">
          <w:rPr>
            <w:lang w:val="pt-PT"/>
          </w:rPr>
          <w:t>pelo</w:t>
        </w:r>
        <w:proofErr w:type="spellEnd"/>
        <w:r w:rsidRPr="002C1987">
          <w:rPr>
            <w:lang w:val="pt-PT"/>
          </w:rPr>
          <w:t xml:space="preserve"> qual um activo deverá transaccionar entre partes independentes, devidamente informadas e sem constrangimento, numa transacção em condições normais de mercado. O </w:t>
        </w:r>
        <w:r w:rsidRPr="002C1987">
          <w:rPr>
            <w:b/>
            <w:bCs/>
            <w:lang w:val="pt-PT"/>
          </w:rPr>
          <w:t>justo valor</w:t>
        </w:r>
        <w:r w:rsidRPr="002C1987">
          <w:rPr>
            <w:lang w:val="pt-PT"/>
          </w:rPr>
          <w:t xml:space="preserve"> é uma base frequentemente associada ao relato financeiro e à mensuração contabilística, dependendo do enquadramento normativo aplicável. Já o </w:t>
        </w:r>
        <w:r w:rsidRPr="002C1987">
          <w:rPr>
            <w:b/>
            <w:bCs/>
            <w:lang w:val="pt-PT"/>
          </w:rPr>
          <w:t>valor de investimento</w:t>
        </w:r>
        <w:r w:rsidRPr="002C1987">
          <w:rPr>
            <w:lang w:val="pt-PT"/>
          </w:rPr>
          <w:t xml:space="preserve"> reflecte o valor do activo para um investidor específico, tendo em conta os seus objectivos, critérios e expectativas particulares. Estas distinções são centrais nas IVS e no enquadramento técnico adoptado </w:t>
        </w:r>
        <w:proofErr w:type="spellStart"/>
        <w:r w:rsidRPr="002C1987">
          <w:rPr>
            <w:lang w:val="pt-PT"/>
          </w:rPr>
          <w:t>pela</w:t>
        </w:r>
        <w:proofErr w:type="spellEnd"/>
        <w:r w:rsidRPr="002C1987">
          <w:rPr>
            <w:lang w:val="pt-PT"/>
          </w:rPr>
          <w:t xml:space="preserve"> RICS. </w:t>
        </w:r>
      </w:ins>
    </w:p>
    <w:p w14:paraId="5F9989DC" w14:textId="77777777" w:rsidR="002C1987" w:rsidRPr="002C1987" w:rsidRDefault="002C1987" w:rsidP="002C1987">
      <w:pPr>
        <w:rPr>
          <w:ins w:id="2591" w:author="Janina Nalagy" w:date="2026-04-16T18:05:00Z"/>
          <w:lang w:val="pt-PT"/>
        </w:rPr>
      </w:pPr>
      <w:ins w:id="2592" w:author="Janina Nalagy" w:date="2026-04-16T18:05:00Z">
        <w:r w:rsidRPr="002C1987">
          <w:rPr>
            <w:lang w:val="pt-PT"/>
          </w:rPr>
          <w:t>Na prática, isto significa que um mesmo imóvel pode ter valores diferentes consoante a finalidade da avaliação e o perfil do utilizador. Um investidor estratégico pode atribuir ao activo um valor superior ao valor de mercado, se identificar sinergias, rendimentos futuros ou vantagens específicas que o mercado em geral não reconhece da mesma forma.</w:t>
        </w:r>
      </w:ins>
    </w:p>
    <w:p w14:paraId="204AB64F" w14:textId="77777777" w:rsidR="002C1987" w:rsidRPr="002C1987" w:rsidRDefault="002C1987" w:rsidP="002C1987">
      <w:pPr>
        <w:rPr>
          <w:ins w:id="2593" w:author="Janina Nalagy" w:date="2026-04-16T18:05:00Z"/>
          <w:lang w:val="pt-PT"/>
        </w:rPr>
      </w:pPr>
      <w:ins w:id="2594" w:author="Janina Nalagy" w:date="2026-04-16T18:05:00Z">
        <w:r w:rsidRPr="002C1987">
          <w:rPr>
            <w:lang w:val="pt-PT"/>
          </w:rPr>
          <w:t>É por isso que uma avaliação rigorosa começa sempre por esclarecer a finalidade, a base de valor e os pressupostos de trabalho. Sem esta definição, o risco de interpretar mal o resultado aumenta substancialmente.</w:t>
        </w:r>
      </w:ins>
    </w:p>
    <w:p w14:paraId="6D40B210" w14:textId="77777777" w:rsidR="002C1987" w:rsidRPr="002C1987" w:rsidRDefault="002C1987" w:rsidP="002C1987">
      <w:pPr>
        <w:rPr>
          <w:ins w:id="2595" w:author="Janina Nalagy" w:date="2026-04-16T18:05:00Z"/>
          <w:lang w:val="pt-PT"/>
        </w:rPr>
      </w:pPr>
      <w:ins w:id="2596" w:author="Janina Nalagy" w:date="2026-04-16T18:05:00Z">
        <w:r w:rsidRPr="002C1987">
          <w:rPr>
            <w:b/>
            <w:bCs/>
            <w:lang w:val="pt-PT"/>
          </w:rPr>
          <w:t>Meta descrição</w:t>
        </w:r>
        <w:r w:rsidRPr="002C1987">
          <w:rPr>
            <w:lang w:val="pt-PT"/>
          </w:rPr>
          <w:br/>
          <w:t>Entenda a diferença entre valor de mercado, justo valor e valor de investimento e porque esta distinção é essencial em qualquer avaliação profissional.</w:t>
        </w:r>
      </w:ins>
    </w:p>
    <w:p w14:paraId="65FC06F2" w14:textId="588EC49D" w:rsidR="002C1987" w:rsidRDefault="002C1987" w:rsidP="002C1987">
      <w:pPr>
        <w:rPr>
          <w:ins w:id="2597" w:author="Janina Nalagy" w:date="2026-04-16T18:06:00Z" w16du:dateUtc="2026-04-16T16:06:00Z"/>
          <w:lang w:val="pt-PT"/>
        </w:rPr>
      </w:pPr>
    </w:p>
    <w:p w14:paraId="7F79DF8B" w14:textId="77777777" w:rsidR="002C1987" w:rsidRPr="002C1987" w:rsidRDefault="002C1987" w:rsidP="002C1987">
      <w:pPr>
        <w:rPr>
          <w:ins w:id="2598" w:author="Janina Nalagy" w:date="2026-04-16T18:05:00Z"/>
          <w:lang w:val="pt-PT"/>
        </w:rPr>
      </w:pPr>
    </w:p>
    <w:p w14:paraId="10A36AED" w14:textId="77777777" w:rsidR="002C1987" w:rsidRPr="002C1987" w:rsidRDefault="002C1987" w:rsidP="002C1987">
      <w:pPr>
        <w:rPr>
          <w:ins w:id="2599" w:author="Janina Nalagy" w:date="2026-04-16T18:05:00Z"/>
          <w:b/>
          <w:bCs/>
          <w:lang w:val="pt-PT"/>
        </w:rPr>
      </w:pPr>
      <w:ins w:id="2600" w:author="Janina Nalagy" w:date="2026-04-16T18:05:00Z">
        <w:r w:rsidRPr="002C1987">
          <w:rPr>
            <w:b/>
            <w:bCs/>
            <w:lang w:val="pt-PT"/>
          </w:rPr>
          <w:lastRenderedPageBreak/>
          <w:t>3. Avaliação de activos fixos tangíveis: por que é importante para empresas</w:t>
        </w:r>
      </w:ins>
    </w:p>
    <w:p w14:paraId="6849C6FC" w14:textId="77777777" w:rsidR="002C1987" w:rsidRPr="002C1987" w:rsidRDefault="002C1987" w:rsidP="002C1987">
      <w:pPr>
        <w:rPr>
          <w:ins w:id="2601" w:author="Janina Nalagy" w:date="2026-04-16T18:05:00Z"/>
          <w:lang w:val="pt-PT"/>
        </w:rPr>
      </w:pPr>
      <w:ins w:id="2602" w:author="Janina Nalagy" w:date="2026-04-16T18:05:00Z">
        <w:r w:rsidRPr="002C1987">
          <w:rPr>
            <w:b/>
            <w:bCs/>
            <w:lang w:val="pt-PT"/>
          </w:rPr>
          <w:t>Excerto</w:t>
        </w:r>
        <w:r w:rsidRPr="002C1987">
          <w:rPr>
            <w:lang w:val="pt-PT"/>
          </w:rPr>
          <w:br/>
          <w:t>A avaliação de activos fixos tangíveis é essencial para empresas que pretendem reforçar controlo patrimonial, suportar decisões financeiras e melhorar a fiabilidade do relato.</w:t>
        </w:r>
      </w:ins>
    </w:p>
    <w:p w14:paraId="716396EC" w14:textId="77777777" w:rsidR="002C1987" w:rsidRPr="002C1987" w:rsidRDefault="002C1987" w:rsidP="002C1987">
      <w:pPr>
        <w:rPr>
          <w:ins w:id="2603" w:author="Janina Nalagy" w:date="2026-04-16T18:05:00Z"/>
          <w:lang w:val="pt-PT"/>
        </w:rPr>
      </w:pPr>
      <w:ins w:id="2604" w:author="Janina Nalagy" w:date="2026-04-16T18:05:00Z">
        <w:r w:rsidRPr="002C1987">
          <w:rPr>
            <w:b/>
            <w:bCs/>
            <w:lang w:val="pt-PT"/>
          </w:rPr>
          <w:t>Corpo do artigo</w:t>
        </w:r>
        <w:r w:rsidRPr="002C1987">
          <w:rPr>
            <w:lang w:val="pt-PT"/>
          </w:rPr>
          <w:br/>
          <w:t xml:space="preserve">Máquinas, equipamentos, instalações técnicas, mobiliário, veículos e </w:t>
        </w:r>
        <w:proofErr w:type="spellStart"/>
        <w:r w:rsidRPr="002C1987">
          <w:rPr>
            <w:lang w:val="pt-PT"/>
          </w:rPr>
          <w:t>infraestruturas</w:t>
        </w:r>
        <w:proofErr w:type="spellEnd"/>
        <w:r w:rsidRPr="002C1987">
          <w:rPr>
            <w:lang w:val="pt-PT"/>
          </w:rPr>
          <w:t xml:space="preserve"> representam, em muitos sectores, uma parte relevante do valor económico de uma empresa. Ainda assim, estes activos nem sempre estão devidamente identificados, reconciliados ou valorizados de forma consistente.</w:t>
        </w:r>
      </w:ins>
    </w:p>
    <w:p w14:paraId="14A1D2B9" w14:textId="77777777" w:rsidR="002C1987" w:rsidRPr="002C1987" w:rsidRDefault="002C1987" w:rsidP="002C1987">
      <w:pPr>
        <w:rPr>
          <w:ins w:id="2605" w:author="Janina Nalagy" w:date="2026-04-16T18:05:00Z"/>
          <w:lang w:val="pt-PT"/>
        </w:rPr>
      </w:pPr>
      <w:ins w:id="2606" w:author="Janina Nalagy" w:date="2026-04-16T18:05:00Z">
        <w:r w:rsidRPr="002C1987">
          <w:rPr>
            <w:lang w:val="pt-PT"/>
          </w:rPr>
          <w:t>A avaliação de activos fixos tangíveis permite apoiar decisões de natureza contabilística, financeira, seguradora e patrimonial. Pode ser relevante para reavaliações, testes de imparidade, fusões e aquisições, garantias bancárias, reestruturações, inventários patrimoniais, seguros ou simples gestão interna.</w:t>
        </w:r>
      </w:ins>
    </w:p>
    <w:p w14:paraId="1F1DC7C5" w14:textId="77777777" w:rsidR="002C1987" w:rsidRPr="002C1987" w:rsidRDefault="002C1987" w:rsidP="002C1987">
      <w:pPr>
        <w:rPr>
          <w:ins w:id="2607" w:author="Janina Nalagy" w:date="2026-04-16T18:05:00Z"/>
          <w:lang w:val="pt-PT"/>
        </w:rPr>
      </w:pPr>
      <w:ins w:id="2608" w:author="Janina Nalagy" w:date="2026-04-16T18:05:00Z">
        <w:r w:rsidRPr="002C1987">
          <w:rPr>
            <w:lang w:val="pt-PT"/>
          </w:rPr>
          <w:t xml:space="preserve">Do ponto de vista técnico, este tipo de avaliação exige conhecimento sobre a natureza do activo, o seu estado de conservação, vida útil remanescente, obsolescência física ou funcional, mercado secundário e custo de substituição. As IVS incluem standards específicos para diferentes classes de activos e reforçam a importância da documentação, dos dados e dos inputs utilizados. </w:t>
        </w:r>
      </w:ins>
    </w:p>
    <w:p w14:paraId="54858BC2" w14:textId="77777777" w:rsidR="002C1987" w:rsidRPr="002C1987" w:rsidRDefault="002C1987" w:rsidP="002C1987">
      <w:pPr>
        <w:rPr>
          <w:ins w:id="2609" w:author="Janina Nalagy" w:date="2026-04-16T18:05:00Z"/>
          <w:lang w:val="pt-PT"/>
        </w:rPr>
      </w:pPr>
      <w:ins w:id="2610" w:author="Janina Nalagy" w:date="2026-04-16T18:05:00Z">
        <w:r w:rsidRPr="002C1987">
          <w:rPr>
            <w:lang w:val="pt-PT"/>
          </w:rPr>
          <w:t>Para a empresa, o benefício é claro: melhor conhecimento do património, maior qualidade da informação financeira e maior segurança na tomada de decisão.</w:t>
        </w:r>
      </w:ins>
    </w:p>
    <w:p w14:paraId="224F7E59" w14:textId="77777777" w:rsidR="002C1987" w:rsidRPr="002C1987" w:rsidRDefault="002C1987" w:rsidP="002C1987">
      <w:pPr>
        <w:rPr>
          <w:ins w:id="2611" w:author="Janina Nalagy" w:date="2026-04-16T18:05:00Z"/>
          <w:lang w:val="pt-PT"/>
        </w:rPr>
      </w:pPr>
      <w:ins w:id="2612" w:author="Janina Nalagy" w:date="2026-04-16T18:05:00Z">
        <w:r w:rsidRPr="002C1987">
          <w:rPr>
            <w:b/>
            <w:bCs/>
            <w:lang w:val="pt-PT"/>
          </w:rPr>
          <w:t>Meta descrição</w:t>
        </w:r>
        <w:r w:rsidRPr="002C1987">
          <w:rPr>
            <w:lang w:val="pt-PT"/>
          </w:rPr>
          <w:br/>
          <w:t>Descubra por que a avaliação de activos fixos tangíveis é importante para empresas em matéria de controlo patrimonial, seguros, financiamento e relato financeiro.</w:t>
        </w:r>
      </w:ins>
    </w:p>
    <w:p w14:paraId="5EAEF33F" w14:textId="4FD6059D" w:rsidR="002C1987" w:rsidRDefault="002C1987" w:rsidP="002C1987">
      <w:pPr>
        <w:rPr>
          <w:ins w:id="2613" w:author="Janina Nalagy" w:date="2026-04-16T18:06:00Z" w16du:dateUtc="2026-04-16T16:06:00Z"/>
          <w:lang w:val="pt-PT"/>
        </w:rPr>
      </w:pPr>
    </w:p>
    <w:p w14:paraId="19AEBEA2" w14:textId="77777777" w:rsidR="002C1987" w:rsidRPr="002C1987" w:rsidRDefault="002C1987" w:rsidP="002C1987">
      <w:pPr>
        <w:rPr>
          <w:ins w:id="2614" w:author="Janina Nalagy" w:date="2026-04-16T18:05:00Z"/>
          <w:lang w:val="pt-PT"/>
        </w:rPr>
      </w:pPr>
    </w:p>
    <w:p w14:paraId="78B6ACB2" w14:textId="77777777" w:rsidR="002C1987" w:rsidRPr="002C1987" w:rsidRDefault="002C1987" w:rsidP="002C1987">
      <w:pPr>
        <w:rPr>
          <w:ins w:id="2615" w:author="Janina Nalagy" w:date="2026-04-16T18:05:00Z"/>
          <w:b/>
          <w:bCs/>
          <w:lang w:val="pt-PT"/>
        </w:rPr>
      </w:pPr>
      <w:ins w:id="2616" w:author="Janina Nalagy" w:date="2026-04-16T18:05:00Z">
        <w:r w:rsidRPr="002C1987">
          <w:rPr>
            <w:b/>
            <w:bCs/>
            <w:lang w:val="pt-PT"/>
          </w:rPr>
          <w:t>4. Etiquetagem de activos: benefícios para controlo, auditoria e gestão</w:t>
        </w:r>
      </w:ins>
    </w:p>
    <w:p w14:paraId="130C2FB0" w14:textId="77777777" w:rsidR="002C1987" w:rsidRPr="002C1987" w:rsidRDefault="002C1987" w:rsidP="002C1987">
      <w:pPr>
        <w:rPr>
          <w:ins w:id="2617" w:author="Janina Nalagy" w:date="2026-04-16T18:05:00Z"/>
          <w:lang w:val="pt-PT"/>
        </w:rPr>
      </w:pPr>
      <w:ins w:id="2618" w:author="Janina Nalagy" w:date="2026-04-16T18:05:00Z">
        <w:r w:rsidRPr="002C1987">
          <w:rPr>
            <w:b/>
            <w:bCs/>
            <w:lang w:val="pt-PT"/>
          </w:rPr>
          <w:t>Excerto</w:t>
        </w:r>
        <w:r w:rsidRPr="002C1987">
          <w:rPr>
            <w:lang w:val="pt-PT"/>
          </w:rPr>
          <w:br/>
          <w:t>A etiquetagem de activos reforça a rastreabilidade dos bens, melhora o controlo patrimonial e facilita auditorias, reconciliações e actualizações periódicas.</w:t>
        </w:r>
      </w:ins>
    </w:p>
    <w:p w14:paraId="558E32B3" w14:textId="77777777" w:rsidR="002C1987" w:rsidRPr="002C1987" w:rsidRDefault="002C1987" w:rsidP="002C1987">
      <w:pPr>
        <w:rPr>
          <w:ins w:id="2619" w:author="Janina Nalagy" w:date="2026-04-16T18:05:00Z"/>
          <w:lang w:val="pt-PT"/>
        </w:rPr>
      </w:pPr>
      <w:ins w:id="2620" w:author="Janina Nalagy" w:date="2026-04-16T18:05:00Z">
        <w:r w:rsidRPr="002C1987">
          <w:rPr>
            <w:b/>
            <w:bCs/>
            <w:lang w:val="pt-PT"/>
          </w:rPr>
          <w:t>Corpo do artigo</w:t>
        </w:r>
        <w:r w:rsidRPr="002C1987">
          <w:rPr>
            <w:lang w:val="pt-PT"/>
          </w:rPr>
          <w:br/>
          <w:t>A etiquetagem patrimonial é muitas vezes vista como uma etapa operacional simples. No entanto, quando bem implementada, torna-se uma ferramenta poderosa de gestão.</w:t>
        </w:r>
      </w:ins>
    </w:p>
    <w:p w14:paraId="4B3BECF8" w14:textId="77777777" w:rsidR="002C1987" w:rsidRPr="002C1987" w:rsidRDefault="002C1987" w:rsidP="002C1987">
      <w:pPr>
        <w:rPr>
          <w:ins w:id="2621" w:author="Janina Nalagy" w:date="2026-04-16T18:05:00Z"/>
          <w:lang w:val="pt-PT"/>
        </w:rPr>
      </w:pPr>
      <w:ins w:id="2622" w:author="Janina Nalagy" w:date="2026-04-16T18:05:00Z">
        <w:r w:rsidRPr="002C1987">
          <w:rPr>
            <w:lang w:val="pt-PT"/>
          </w:rPr>
          <w:t>Ao atribuir a cada bem uma identificação única, a organização passa a conseguir localizar, verificar, reconciliar e monitorizar activos com maior rapidez e fiabilidade. Isto reduz o risco de omissões, duplicações, extravios e inconsistências entre o inventário físico e os registos internos.</w:t>
        </w:r>
      </w:ins>
    </w:p>
    <w:p w14:paraId="54FECE2B" w14:textId="77777777" w:rsidR="002C1987" w:rsidRPr="002C1987" w:rsidRDefault="002C1987" w:rsidP="002C1987">
      <w:pPr>
        <w:rPr>
          <w:ins w:id="2623" w:author="Janina Nalagy" w:date="2026-04-16T18:05:00Z"/>
          <w:lang w:val="pt-PT"/>
        </w:rPr>
      </w:pPr>
      <w:ins w:id="2624" w:author="Janina Nalagy" w:date="2026-04-16T18:05:00Z">
        <w:r w:rsidRPr="002C1987">
          <w:rPr>
            <w:lang w:val="pt-PT"/>
          </w:rPr>
          <w:t>Em contexto empresarial, os ganhos são transversais: melhor preparação para auditorias, maior rigor contabilístico, mais eficiência em processos de manutenção e mais qualidade da informação utilizada para avaliação, seguros ou controlo interno.</w:t>
        </w:r>
      </w:ins>
    </w:p>
    <w:p w14:paraId="4E382CEC" w14:textId="77777777" w:rsidR="002C1987" w:rsidRPr="002C1987" w:rsidRDefault="002C1987" w:rsidP="002C1987">
      <w:pPr>
        <w:rPr>
          <w:ins w:id="2625" w:author="Janina Nalagy" w:date="2026-04-16T18:05:00Z"/>
          <w:lang w:val="pt-PT"/>
        </w:rPr>
      </w:pPr>
      <w:ins w:id="2626" w:author="Janina Nalagy" w:date="2026-04-16T18:05:00Z">
        <w:r w:rsidRPr="002C1987">
          <w:rPr>
            <w:lang w:val="pt-PT"/>
          </w:rPr>
          <w:t>Quando integrada com bases de dados estruturadas, registo fotográfico e soluções digitais, a etiquetagem deixa de ser apenas um mecanismo de identificação e passa a ser parte de um sistema de governação patrimonial mais robusto.</w:t>
        </w:r>
      </w:ins>
    </w:p>
    <w:p w14:paraId="5C2049C0" w14:textId="77777777" w:rsidR="002C1987" w:rsidRPr="002C1987" w:rsidRDefault="002C1987" w:rsidP="002C1987">
      <w:pPr>
        <w:rPr>
          <w:ins w:id="2627" w:author="Janina Nalagy" w:date="2026-04-16T18:05:00Z"/>
          <w:lang w:val="pt-PT"/>
        </w:rPr>
      </w:pPr>
      <w:ins w:id="2628" w:author="Janina Nalagy" w:date="2026-04-16T18:05:00Z">
        <w:r w:rsidRPr="002C1987">
          <w:rPr>
            <w:b/>
            <w:bCs/>
            <w:lang w:val="pt-PT"/>
          </w:rPr>
          <w:lastRenderedPageBreak/>
          <w:t>Meta descrição</w:t>
        </w:r>
        <w:r w:rsidRPr="002C1987">
          <w:rPr>
            <w:lang w:val="pt-PT"/>
          </w:rPr>
          <w:br/>
          <w:t>Conheça os benefícios da etiquetagem de activos para controlo patrimonial, auditoria, reconciliação e gestão eficiente de bens empresariais.</w:t>
        </w:r>
      </w:ins>
    </w:p>
    <w:p w14:paraId="5DBA39CB" w14:textId="6DE139F8" w:rsidR="002C1987" w:rsidRDefault="002C1987" w:rsidP="002C1987">
      <w:pPr>
        <w:rPr>
          <w:ins w:id="2629" w:author="Janina Nalagy" w:date="2026-04-16T18:06:00Z" w16du:dateUtc="2026-04-16T16:06:00Z"/>
          <w:lang w:val="pt-PT"/>
        </w:rPr>
      </w:pPr>
    </w:p>
    <w:p w14:paraId="62F2D02B" w14:textId="77777777" w:rsidR="002C1987" w:rsidRPr="002C1987" w:rsidRDefault="002C1987" w:rsidP="002C1987">
      <w:pPr>
        <w:rPr>
          <w:ins w:id="2630" w:author="Janina Nalagy" w:date="2026-04-16T18:05:00Z"/>
          <w:lang w:val="pt-PT"/>
        </w:rPr>
      </w:pPr>
    </w:p>
    <w:p w14:paraId="4C4801ED" w14:textId="77777777" w:rsidR="002C1987" w:rsidRPr="002C1987" w:rsidRDefault="002C1987" w:rsidP="002C1987">
      <w:pPr>
        <w:rPr>
          <w:ins w:id="2631" w:author="Janina Nalagy" w:date="2026-04-16T18:05:00Z"/>
          <w:b/>
          <w:bCs/>
          <w:lang w:val="pt-PT"/>
        </w:rPr>
      </w:pPr>
      <w:ins w:id="2632" w:author="Janina Nalagy" w:date="2026-04-16T18:05:00Z">
        <w:r w:rsidRPr="002C1987">
          <w:rPr>
            <w:b/>
            <w:bCs/>
            <w:lang w:val="pt-PT"/>
          </w:rPr>
          <w:t xml:space="preserve">5. </w:t>
        </w:r>
        <w:proofErr w:type="spellStart"/>
        <w:r w:rsidRPr="002C1987">
          <w:rPr>
            <w:b/>
            <w:bCs/>
            <w:lang w:val="pt-PT"/>
          </w:rPr>
          <w:t>Due</w:t>
        </w:r>
        <w:proofErr w:type="spellEnd"/>
        <w:r w:rsidRPr="002C1987">
          <w:rPr>
            <w:b/>
            <w:bCs/>
            <w:lang w:val="pt-PT"/>
          </w:rPr>
          <w:t xml:space="preserve"> </w:t>
        </w:r>
        <w:proofErr w:type="spellStart"/>
        <w:r w:rsidRPr="002C1987">
          <w:rPr>
            <w:b/>
            <w:bCs/>
            <w:lang w:val="pt-PT"/>
          </w:rPr>
          <w:t>diligence</w:t>
        </w:r>
        <w:proofErr w:type="spellEnd"/>
        <w:r w:rsidRPr="002C1987">
          <w:rPr>
            <w:b/>
            <w:bCs/>
            <w:lang w:val="pt-PT"/>
          </w:rPr>
          <w:t xml:space="preserve"> técnica: o que deve ser analisado antes de comprar um imóvel</w:t>
        </w:r>
      </w:ins>
    </w:p>
    <w:p w14:paraId="017ED17F" w14:textId="77777777" w:rsidR="002C1987" w:rsidRPr="002C1987" w:rsidRDefault="002C1987" w:rsidP="002C1987">
      <w:pPr>
        <w:rPr>
          <w:ins w:id="2633" w:author="Janina Nalagy" w:date="2026-04-16T18:05:00Z"/>
          <w:lang w:val="pt-PT"/>
        </w:rPr>
      </w:pPr>
      <w:ins w:id="2634" w:author="Janina Nalagy" w:date="2026-04-16T18:05:00Z">
        <w:r w:rsidRPr="002C1987">
          <w:rPr>
            <w:b/>
            <w:bCs/>
            <w:lang w:val="pt-PT"/>
          </w:rPr>
          <w:t>Excerto</w:t>
        </w:r>
        <w:r w:rsidRPr="002C1987">
          <w:rPr>
            <w:lang w:val="pt-PT"/>
          </w:rPr>
          <w:br/>
          <w:t xml:space="preserve">Comprar sem </w:t>
        </w:r>
        <w:proofErr w:type="spellStart"/>
        <w:r w:rsidRPr="002C1987">
          <w:rPr>
            <w:lang w:val="pt-PT"/>
          </w:rPr>
          <w:t>due</w:t>
        </w:r>
        <w:proofErr w:type="spellEnd"/>
        <w:r w:rsidRPr="002C1987">
          <w:rPr>
            <w:lang w:val="pt-PT"/>
          </w:rPr>
          <w:t xml:space="preserve"> </w:t>
        </w:r>
        <w:proofErr w:type="spellStart"/>
        <w:r w:rsidRPr="002C1987">
          <w:rPr>
            <w:lang w:val="pt-PT"/>
          </w:rPr>
          <w:t>diligence</w:t>
        </w:r>
        <w:proofErr w:type="spellEnd"/>
        <w:r w:rsidRPr="002C1987">
          <w:rPr>
            <w:lang w:val="pt-PT"/>
          </w:rPr>
          <w:t xml:space="preserve"> técnica é assumir risco desnecessário. Uma análise estruturada permite identificar fragilidades, custos ocultos e condicionantes do activo.</w:t>
        </w:r>
      </w:ins>
    </w:p>
    <w:p w14:paraId="793793EE" w14:textId="77777777" w:rsidR="002C1987" w:rsidRPr="002C1987" w:rsidRDefault="002C1987" w:rsidP="002C1987">
      <w:pPr>
        <w:rPr>
          <w:ins w:id="2635" w:author="Janina Nalagy" w:date="2026-04-16T18:05:00Z"/>
          <w:lang w:val="pt-PT"/>
        </w:rPr>
      </w:pPr>
      <w:ins w:id="2636" w:author="Janina Nalagy" w:date="2026-04-16T18:05:00Z">
        <w:r w:rsidRPr="002C1987">
          <w:rPr>
            <w:b/>
            <w:bCs/>
            <w:lang w:val="pt-PT"/>
          </w:rPr>
          <w:t>Corpo do artigo</w:t>
        </w:r>
        <w:r w:rsidRPr="002C1987">
          <w:rPr>
            <w:lang w:val="pt-PT"/>
          </w:rPr>
          <w:br/>
          <w:t xml:space="preserve">Antes de adquirir um imóvel, o comprador deve procurar responder a uma pergunta central: </w:t>
        </w:r>
        <w:r w:rsidRPr="002C1987">
          <w:rPr>
            <w:b/>
            <w:bCs/>
            <w:lang w:val="pt-PT"/>
          </w:rPr>
          <w:t>o activo corresponde verdadeiramente ao que aparenta valer e ao que se pretende fazer com ele?</w:t>
        </w:r>
      </w:ins>
    </w:p>
    <w:p w14:paraId="64330466" w14:textId="77777777" w:rsidR="002C1987" w:rsidRPr="002C1987" w:rsidRDefault="002C1987" w:rsidP="002C1987">
      <w:pPr>
        <w:rPr>
          <w:ins w:id="2637" w:author="Janina Nalagy" w:date="2026-04-16T18:05:00Z"/>
          <w:lang w:val="pt-PT"/>
        </w:rPr>
      </w:pPr>
      <w:ins w:id="2638" w:author="Janina Nalagy" w:date="2026-04-16T18:05:00Z">
        <w:r w:rsidRPr="002C1987">
          <w:rPr>
            <w:lang w:val="pt-PT"/>
          </w:rPr>
          <w:t xml:space="preserve">A </w:t>
        </w:r>
        <w:proofErr w:type="spellStart"/>
        <w:r w:rsidRPr="002C1987">
          <w:rPr>
            <w:lang w:val="pt-PT"/>
          </w:rPr>
          <w:t>due</w:t>
        </w:r>
        <w:proofErr w:type="spellEnd"/>
        <w:r w:rsidRPr="002C1987">
          <w:rPr>
            <w:lang w:val="pt-PT"/>
          </w:rPr>
          <w:t xml:space="preserve"> </w:t>
        </w:r>
        <w:proofErr w:type="spellStart"/>
        <w:r w:rsidRPr="002C1987">
          <w:rPr>
            <w:lang w:val="pt-PT"/>
          </w:rPr>
          <w:t>diligence</w:t>
        </w:r>
        <w:proofErr w:type="spellEnd"/>
        <w:r w:rsidRPr="002C1987">
          <w:rPr>
            <w:lang w:val="pt-PT"/>
          </w:rPr>
          <w:t xml:space="preserve"> técnica existe precisamente para reduzir essa incerteza. O seu objectivo é avaliar o estado físico do imóvel, os seus sistemas e </w:t>
        </w:r>
        <w:proofErr w:type="spellStart"/>
        <w:r w:rsidRPr="002C1987">
          <w:rPr>
            <w:lang w:val="pt-PT"/>
          </w:rPr>
          <w:t>infraestruturas</w:t>
        </w:r>
        <w:proofErr w:type="spellEnd"/>
        <w:r w:rsidRPr="002C1987">
          <w:rPr>
            <w:lang w:val="pt-PT"/>
          </w:rPr>
          <w:t>, a conformidade técnica e legal, os riscos de manutenção, a necessidade de reparações ou reforços e eventuais contingências que possam afectar o investimento.</w:t>
        </w:r>
      </w:ins>
    </w:p>
    <w:p w14:paraId="143CBADD" w14:textId="77777777" w:rsidR="002C1987" w:rsidRPr="002C1987" w:rsidRDefault="002C1987" w:rsidP="002C1987">
      <w:pPr>
        <w:rPr>
          <w:ins w:id="2639" w:author="Janina Nalagy" w:date="2026-04-16T18:05:00Z"/>
          <w:lang w:val="pt-PT"/>
        </w:rPr>
      </w:pPr>
      <w:ins w:id="2640" w:author="Janina Nalagy" w:date="2026-04-16T18:05:00Z">
        <w:r w:rsidRPr="002C1987">
          <w:rPr>
            <w:lang w:val="pt-PT"/>
          </w:rPr>
          <w:t>Entre os aspectos normalmente analisados estão a estrutura, coberturas, fachadas, redes técnicas, estado de conservação, intervenções passadas, licenças, uso actual, compatibilidade funcional e eventuais patologias construtivas.</w:t>
        </w:r>
      </w:ins>
    </w:p>
    <w:p w14:paraId="78D962C9" w14:textId="77777777" w:rsidR="002C1987" w:rsidRPr="002C1987" w:rsidRDefault="002C1987" w:rsidP="002C1987">
      <w:pPr>
        <w:rPr>
          <w:ins w:id="2641" w:author="Janina Nalagy" w:date="2026-04-16T18:05:00Z"/>
          <w:lang w:val="pt-PT"/>
        </w:rPr>
      </w:pPr>
      <w:ins w:id="2642" w:author="Janina Nalagy" w:date="2026-04-16T18:05:00Z">
        <w:r w:rsidRPr="002C1987">
          <w:rPr>
            <w:lang w:val="pt-PT"/>
          </w:rPr>
          <w:t xml:space="preserve">Uma boa </w:t>
        </w:r>
        <w:proofErr w:type="spellStart"/>
        <w:r w:rsidRPr="002C1987">
          <w:rPr>
            <w:lang w:val="pt-PT"/>
          </w:rPr>
          <w:t>due</w:t>
        </w:r>
        <w:proofErr w:type="spellEnd"/>
        <w:r w:rsidRPr="002C1987">
          <w:rPr>
            <w:lang w:val="pt-PT"/>
          </w:rPr>
          <w:t xml:space="preserve"> </w:t>
        </w:r>
        <w:proofErr w:type="spellStart"/>
        <w:r w:rsidRPr="002C1987">
          <w:rPr>
            <w:lang w:val="pt-PT"/>
          </w:rPr>
          <w:t>diligence</w:t>
        </w:r>
        <w:proofErr w:type="spellEnd"/>
        <w:r w:rsidRPr="002C1987">
          <w:rPr>
            <w:lang w:val="pt-PT"/>
          </w:rPr>
          <w:t xml:space="preserve"> não se limita a apontar problemas. Deve também quantificar impactos, hierarquizar riscos e fornecer uma base prática para negociação, correcção de preço, definição de CAPEX ou planeamento de intervenção.</w:t>
        </w:r>
      </w:ins>
    </w:p>
    <w:p w14:paraId="46AFA331" w14:textId="77777777" w:rsidR="002C1987" w:rsidRPr="002C1987" w:rsidRDefault="002C1987" w:rsidP="002C1987">
      <w:pPr>
        <w:rPr>
          <w:ins w:id="2643" w:author="Janina Nalagy" w:date="2026-04-16T18:05:00Z"/>
          <w:lang w:val="pt-PT"/>
        </w:rPr>
      </w:pPr>
      <w:ins w:id="2644" w:author="Janina Nalagy" w:date="2026-04-16T18:05:00Z">
        <w:r w:rsidRPr="002C1987">
          <w:rPr>
            <w:b/>
            <w:bCs/>
            <w:lang w:val="pt-PT"/>
          </w:rPr>
          <w:t>Meta descrição</w:t>
        </w:r>
        <w:r w:rsidRPr="002C1987">
          <w:rPr>
            <w:lang w:val="pt-PT"/>
          </w:rPr>
          <w:br/>
          <w:t xml:space="preserve">Saiba o que deve ser analisado numa </w:t>
        </w:r>
        <w:proofErr w:type="spellStart"/>
        <w:r w:rsidRPr="002C1987">
          <w:rPr>
            <w:lang w:val="pt-PT"/>
          </w:rPr>
          <w:t>due</w:t>
        </w:r>
        <w:proofErr w:type="spellEnd"/>
        <w:r w:rsidRPr="002C1987">
          <w:rPr>
            <w:lang w:val="pt-PT"/>
          </w:rPr>
          <w:t xml:space="preserve"> </w:t>
        </w:r>
        <w:proofErr w:type="spellStart"/>
        <w:r w:rsidRPr="002C1987">
          <w:rPr>
            <w:lang w:val="pt-PT"/>
          </w:rPr>
          <w:t>diligence</w:t>
        </w:r>
        <w:proofErr w:type="spellEnd"/>
        <w:r w:rsidRPr="002C1987">
          <w:rPr>
            <w:lang w:val="pt-PT"/>
          </w:rPr>
          <w:t xml:space="preserve"> técnica antes de comprar um imóvel e como esse processo ajuda a reduzir risco e proteger o investimento.</w:t>
        </w:r>
      </w:ins>
    </w:p>
    <w:p w14:paraId="5B147779" w14:textId="35787215" w:rsidR="002C1987" w:rsidRDefault="002C1987" w:rsidP="002C1987">
      <w:pPr>
        <w:rPr>
          <w:ins w:id="2645" w:author="Janina Nalagy" w:date="2026-04-16T18:06:00Z" w16du:dateUtc="2026-04-16T16:06:00Z"/>
          <w:lang w:val="pt-PT"/>
        </w:rPr>
      </w:pPr>
    </w:p>
    <w:p w14:paraId="0D5CCB6A" w14:textId="77777777" w:rsidR="002C1987" w:rsidRPr="002C1987" w:rsidRDefault="002C1987" w:rsidP="002C1987">
      <w:pPr>
        <w:rPr>
          <w:ins w:id="2646" w:author="Janina Nalagy" w:date="2026-04-16T18:05:00Z"/>
          <w:lang w:val="pt-PT"/>
        </w:rPr>
      </w:pPr>
    </w:p>
    <w:p w14:paraId="3B3853A5" w14:textId="77777777" w:rsidR="002C1987" w:rsidRPr="002C1987" w:rsidRDefault="002C1987" w:rsidP="002C1987">
      <w:pPr>
        <w:rPr>
          <w:ins w:id="2647" w:author="Janina Nalagy" w:date="2026-04-16T18:05:00Z"/>
          <w:b/>
          <w:bCs/>
          <w:lang w:val="pt-PT"/>
        </w:rPr>
      </w:pPr>
      <w:ins w:id="2648" w:author="Janina Nalagy" w:date="2026-04-16T18:05:00Z">
        <w:r w:rsidRPr="002C1987">
          <w:rPr>
            <w:b/>
            <w:bCs/>
            <w:lang w:val="pt-PT"/>
          </w:rPr>
          <w:t>6. Patologias construtivas mais comuns em edifícios</w:t>
        </w:r>
      </w:ins>
    </w:p>
    <w:p w14:paraId="7AEDAFFD" w14:textId="77777777" w:rsidR="002C1987" w:rsidRPr="002C1987" w:rsidRDefault="002C1987" w:rsidP="002C1987">
      <w:pPr>
        <w:rPr>
          <w:ins w:id="2649" w:author="Janina Nalagy" w:date="2026-04-16T18:05:00Z"/>
          <w:lang w:val="pt-PT"/>
        </w:rPr>
      </w:pPr>
      <w:ins w:id="2650" w:author="Janina Nalagy" w:date="2026-04-16T18:05:00Z">
        <w:r w:rsidRPr="002C1987">
          <w:rPr>
            <w:b/>
            <w:bCs/>
            <w:lang w:val="pt-PT"/>
          </w:rPr>
          <w:t>Excerto</w:t>
        </w:r>
        <w:r w:rsidRPr="002C1987">
          <w:rPr>
            <w:lang w:val="pt-PT"/>
          </w:rPr>
          <w:br/>
          <w:t>Humidades, fissuração, infiltrações, degradação de acabamentos e falhas em sistemas técnicos estão entre as patologias mais comuns e podem comprometer desempenho e valor.</w:t>
        </w:r>
      </w:ins>
    </w:p>
    <w:p w14:paraId="0B856EF4" w14:textId="77777777" w:rsidR="002C1987" w:rsidRPr="002C1987" w:rsidRDefault="002C1987" w:rsidP="002C1987">
      <w:pPr>
        <w:rPr>
          <w:ins w:id="2651" w:author="Janina Nalagy" w:date="2026-04-16T18:05:00Z"/>
          <w:lang w:val="pt-PT"/>
        </w:rPr>
      </w:pPr>
      <w:ins w:id="2652" w:author="Janina Nalagy" w:date="2026-04-16T18:05:00Z">
        <w:r w:rsidRPr="002C1987">
          <w:rPr>
            <w:b/>
            <w:bCs/>
            <w:lang w:val="pt-PT"/>
          </w:rPr>
          <w:t>Corpo do artigo</w:t>
        </w:r>
        <w:r w:rsidRPr="002C1987">
          <w:rPr>
            <w:lang w:val="pt-PT"/>
          </w:rPr>
          <w:br/>
          <w:t>As patologias construtivas são manifestações de anomalias que afectam o desempenho, a durabilidade, a segurança ou a funcionalidade de um edifício. Algumas são visíveis e imediatas. Outras evoluem de forma silenciosa e só se tornam evidentes quando os custos de reparação já são significativos.</w:t>
        </w:r>
      </w:ins>
    </w:p>
    <w:p w14:paraId="18FE4BCD" w14:textId="77777777" w:rsidR="002C1987" w:rsidRPr="002C1987" w:rsidRDefault="002C1987" w:rsidP="002C1987">
      <w:pPr>
        <w:rPr>
          <w:ins w:id="2653" w:author="Janina Nalagy" w:date="2026-04-16T18:05:00Z"/>
          <w:lang w:val="pt-PT"/>
        </w:rPr>
      </w:pPr>
      <w:ins w:id="2654" w:author="Janina Nalagy" w:date="2026-04-16T18:05:00Z">
        <w:r w:rsidRPr="002C1987">
          <w:rPr>
            <w:lang w:val="pt-PT"/>
          </w:rPr>
          <w:t>Entre as patologias mais frequentes encontram-se infiltrações, humidades ascendentes, condensações, fissuras em elementos estruturais ou de revestimento, destacamento de rebocos, corrosão, deformações, falhas em impermeabilizações e degradação prematura de instalações técnicas.</w:t>
        </w:r>
      </w:ins>
    </w:p>
    <w:p w14:paraId="6EAEC40C" w14:textId="77777777" w:rsidR="002C1987" w:rsidRPr="002C1987" w:rsidRDefault="002C1987" w:rsidP="002C1987">
      <w:pPr>
        <w:rPr>
          <w:ins w:id="2655" w:author="Janina Nalagy" w:date="2026-04-16T18:05:00Z"/>
          <w:lang w:val="pt-PT"/>
        </w:rPr>
      </w:pPr>
      <w:ins w:id="2656" w:author="Janina Nalagy" w:date="2026-04-16T18:05:00Z">
        <w:r w:rsidRPr="002C1987">
          <w:rPr>
            <w:lang w:val="pt-PT"/>
          </w:rPr>
          <w:t>As causas podem variar: erro de projecto, deficiência de execução, materiais inadequados, falta de manutenção, envelhecimento natural, uso indevido ou exposição agressiva ao meio envolvente.</w:t>
        </w:r>
      </w:ins>
    </w:p>
    <w:p w14:paraId="41A3F2A0" w14:textId="77777777" w:rsidR="002C1987" w:rsidRPr="002C1987" w:rsidRDefault="002C1987" w:rsidP="002C1987">
      <w:pPr>
        <w:rPr>
          <w:ins w:id="2657" w:author="Janina Nalagy" w:date="2026-04-16T18:05:00Z"/>
          <w:lang w:val="pt-PT"/>
        </w:rPr>
      </w:pPr>
      <w:ins w:id="2658" w:author="Janina Nalagy" w:date="2026-04-16T18:05:00Z">
        <w:r w:rsidRPr="002C1987">
          <w:rPr>
            <w:lang w:val="pt-PT"/>
          </w:rPr>
          <w:t>Do ponto de vista patrimonial, o impacto pode ser relevante. Uma patologia mal diagnosticada pode reduzir valor, aumentar custos futuros e comprometer decisões de compra, financiamento ou reabilitação.</w:t>
        </w:r>
      </w:ins>
    </w:p>
    <w:p w14:paraId="499FBE1D" w14:textId="77777777" w:rsidR="002C1987" w:rsidRPr="002C1987" w:rsidRDefault="002C1987" w:rsidP="002C1987">
      <w:pPr>
        <w:rPr>
          <w:ins w:id="2659" w:author="Janina Nalagy" w:date="2026-04-16T18:05:00Z"/>
          <w:lang w:val="pt-PT"/>
        </w:rPr>
      </w:pPr>
      <w:ins w:id="2660" w:author="Janina Nalagy" w:date="2026-04-16T18:05:00Z">
        <w:r w:rsidRPr="002C1987">
          <w:rPr>
            <w:lang w:val="pt-PT"/>
          </w:rPr>
          <w:lastRenderedPageBreak/>
          <w:t>É por isso que a inspecção técnica especializada continua a ser indispensável para distinguir sintomas, identificar causas prováveis e definir prioridades de intervenção com critério.</w:t>
        </w:r>
      </w:ins>
    </w:p>
    <w:p w14:paraId="104D3E26" w14:textId="77777777" w:rsidR="002C1987" w:rsidRPr="002C1987" w:rsidRDefault="002C1987" w:rsidP="002C1987">
      <w:pPr>
        <w:rPr>
          <w:ins w:id="2661" w:author="Janina Nalagy" w:date="2026-04-16T18:05:00Z"/>
          <w:lang w:val="pt-PT"/>
        </w:rPr>
      </w:pPr>
      <w:ins w:id="2662" w:author="Janina Nalagy" w:date="2026-04-16T18:05:00Z">
        <w:r w:rsidRPr="002C1987">
          <w:rPr>
            <w:b/>
            <w:bCs/>
            <w:lang w:val="pt-PT"/>
          </w:rPr>
          <w:t>Meta descrição</w:t>
        </w:r>
        <w:r w:rsidRPr="002C1987">
          <w:rPr>
            <w:lang w:val="pt-PT"/>
          </w:rPr>
          <w:br/>
          <w:t>Conheça as patologias construtivas mais comuns em edifícios e perceba como um diagnóstico técnico ajuda a proteger valor e a evitar custos futuros.</w:t>
        </w:r>
      </w:ins>
    </w:p>
    <w:p w14:paraId="4361F060" w14:textId="77777777" w:rsidR="002C1987" w:rsidRDefault="002C1987" w:rsidP="002C1987">
      <w:pPr>
        <w:rPr>
          <w:ins w:id="2663" w:author="Janina Nalagy" w:date="2026-04-16T18:06:00Z" w16du:dateUtc="2026-04-16T16:06:00Z"/>
          <w:b/>
          <w:bCs/>
          <w:lang w:val="pt-PT"/>
        </w:rPr>
      </w:pPr>
    </w:p>
    <w:p w14:paraId="5841E05C" w14:textId="77777777" w:rsidR="002C1987" w:rsidRDefault="002C1987" w:rsidP="002C1987">
      <w:pPr>
        <w:rPr>
          <w:ins w:id="2664" w:author="Janina Nalagy" w:date="2026-04-16T18:06:00Z" w16du:dateUtc="2026-04-16T16:06:00Z"/>
          <w:b/>
          <w:bCs/>
          <w:lang w:val="pt-PT"/>
        </w:rPr>
      </w:pPr>
    </w:p>
    <w:p w14:paraId="3FE289D5" w14:textId="6DAB1B44" w:rsidR="002C1987" w:rsidRPr="002C1987" w:rsidRDefault="002C1987" w:rsidP="002C1987">
      <w:pPr>
        <w:rPr>
          <w:ins w:id="2665" w:author="Janina Nalagy" w:date="2026-04-16T18:05:00Z"/>
          <w:b/>
          <w:bCs/>
          <w:lang w:val="pt-PT"/>
        </w:rPr>
      </w:pPr>
      <w:ins w:id="2666" w:author="Janina Nalagy" w:date="2026-04-16T18:05:00Z">
        <w:r w:rsidRPr="002C1987">
          <w:rPr>
            <w:b/>
            <w:bCs/>
            <w:lang w:val="pt-PT"/>
          </w:rPr>
          <w:t>7. O que deve esperar de uma gestão profissional de projecto</w:t>
        </w:r>
      </w:ins>
    </w:p>
    <w:p w14:paraId="70CE753C" w14:textId="77777777" w:rsidR="002C1987" w:rsidRPr="002C1987" w:rsidRDefault="002C1987" w:rsidP="002C1987">
      <w:pPr>
        <w:rPr>
          <w:ins w:id="2667" w:author="Janina Nalagy" w:date="2026-04-16T18:05:00Z"/>
          <w:lang w:val="pt-PT"/>
        </w:rPr>
      </w:pPr>
      <w:ins w:id="2668" w:author="Janina Nalagy" w:date="2026-04-16T18:05:00Z">
        <w:r w:rsidRPr="002C1987">
          <w:rPr>
            <w:b/>
            <w:bCs/>
            <w:lang w:val="pt-PT"/>
          </w:rPr>
          <w:t>Excerto</w:t>
        </w:r>
        <w:r w:rsidRPr="002C1987">
          <w:rPr>
            <w:lang w:val="pt-PT"/>
          </w:rPr>
          <w:br/>
          <w:t>Uma gestão profissional de projecto deve trazer método, coordenação, controlo e previsibilidade, transformando intenção estratégica em execução disciplinada.</w:t>
        </w:r>
      </w:ins>
    </w:p>
    <w:p w14:paraId="3B747C3A" w14:textId="77777777" w:rsidR="002C1987" w:rsidRPr="002C1987" w:rsidRDefault="002C1987" w:rsidP="002C1987">
      <w:pPr>
        <w:rPr>
          <w:ins w:id="2669" w:author="Janina Nalagy" w:date="2026-04-16T18:05:00Z"/>
          <w:lang w:val="pt-PT"/>
        </w:rPr>
      </w:pPr>
      <w:ins w:id="2670" w:author="Janina Nalagy" w:date="2026-04-16T18:05:00Z">
        <w:r w:rsidRPr="002C1987">
          <w:rPr>
            <w:b/>
            <w:bCs/>
            <w:lang w:val="pt-PT"/>
          </w:rPr>
          <w:t>Corpo do artigo</w:t>
        </w:r>
        <w:r w:rsidRPr="002C1987">
          <w:rPr>
            <w:lang w:val="pt-PT"/>
          </w:rPr>
          <w:br/>
          <w:t>Um projecto bem-sucedido não depende apenas de um bom conceito ou de um orçamento adequado. Depende, acima de tudo, da capacidade de coordenar pessoas, decisões, prazos, custos, riscos e qualidade ao longo de todo o ciclo de vida do investimento.</w:t>
        </w:r>
      </w:ins>
    </w:p>
    <w:p w14:paraId="7ECE999A" w14:textId="77777777" w:rsidR="002C1987" w:rsidRPr="002C1987" w:rsidRDefault="002C1987" w:rsidP="002C1987">
      <w:pPr>
        <w:rPr>
          <w:ins w:id="2671" w:author="Janina Nalagy" w:date="2026-04-16T18:05:00Z"/>
          <w:lang w:val="pt-PT"/>
        </w:rPr>
      </w:pPr>
      <w:ins w:id="2672" w:author="Janina Nalagy" w:date="2026-04-16T18:05:00Z">
        <w:r w:rsidRPr="002C1987">
          <w:rPr>
            <w:lang w:val="pt-PT"/>
          </w:rPr>
          <w:t>É isso que se espera de uma gestão profissional de projecto. Não apenas acompanhamento administrativo, mas liderança técnica e operacional. Não apenas controlo pontual, mas visão integrada.</w:t>
        </w:r>
      </w:ins>
    </w:p>
    <w:p w14:paraId="56E7B5A9" w14:textId="77777777" w:rsidR="002C1987" w:rsidRPr="002C1987" w:rsidRDefault="002C1987" w:rsidP="002C1987">
      <w:pPr>
        <w:rPr>
          <w:ins w:id="2673" w:author="Janina Nalagy" w:date="2026-04-16T18:05:00Z"/>
          <w:lang w:val="pt-PT"/>
        </w:rPr>
      </w:pPr>
      <w:ins w:id="2674" w:author="Janina Nalagy" w:date="2026-04-16T18:05:00Z">
        <w:r w:rsidRPr="002C1987">
          <w:rPr>
            <w:lang w:val="pt-PT"/>
          </w:rPr>
          <w:t>O cliente deve esperar clareza de objectivos, planeamento estruturado, matriz de responsabilidades, articulação eficaz entre equipas, controlo de progresso, monitorização de desvios e informação accionável para tomada de decisão.</w:t>
        </w:r>
      </w:ins>
    </w:p>
    <w:p w14:paraId="1230F308" w14:textId="77777777" w:rsidR="002C1987" w:rsidRPr="002C1987" w:rsidRDefault="002C1987" w:rsidP="002C1987">
      <w:pPr>
        <w:rPr>
          <w:ins w:id="2675" w:author="Janina Nalagy" w:date="2026-04-16T18:05:00Z"/>
          <w:lang w:val="pt-PT"/>
        </w:rPr>
      </w:pPr>
      <w:ins w:id="2676" w:author="Janina Nalagy" w:date="2026-04-16T18:05:00Z">
        <w:r w:rsidRPr="002C1987">
          <w:rPr>
            <w:lang w:val="pt-PT"/>
          </w:rPr>
          <w:t>Quando esta função é bem desempenhada, o projecto ganha disciplina, reduz exposição ao improviso e melhora a probabilidade de cumprir os seus objectivos técnicos, funcionais e financeiros.</w:t>
        </w:r>
      </w:ins>
    </w:p>
    <w:p w14:paraId="7AE83D30" w14:textId="77777777" w:rsidR="002C1987" w:rsidRPr="002C1987" w:rsidRDefault="002C1987" w:rsidP="002C1987">
      <w:pPr>
        <w:rPr>
          <w:ins w:id="2677" w:author="Janina Nalagy" w:date="2026-04-16T18:05:00Z"/>
          <w:lang w:val="pt-PT"/>
        </w:rPr>
      </w:pPr>
      <w:ins w:id="2678" w:author="Janina Nalagy" w:date="2026-04-16T18:05:00Z">
        <w:r w:rsidRPr="002C1987">
          <w:rPr>
            <w:lang w:val="pt-PT"/>
          </w:rPr>
          <w:t>Na prática, uma boa gestão de projecto protege o investimento e reduz o custo da desorganização.</w:t>
        </w:r>
      </w:ins>
    </w:p>
    <w:p w14:paraId="3A805EFC" w14:textId="77777777" w:rsidR="002C1987" w:rsidRPr="002C1987" w:rsidRDefault="002C1987" w:rsidP="002C1987">
      <w:pPr>
        <w:rPr>
          <w:ins w:id="2679" w:author="Janina Nalagy" w:date="2026-04-16T18:05:00Z"/>
          <w:lang w:val="pt-PT"/>
        </w:rPr>
      </w:pPr>
      <w:ins w:id="2680" w:author="Janina Nalagy" w:date="2026-04-16T18:05:00Z">
        <w:r w:rsidRPr="002C1987">
          <w:rPr>
            <w:b/>
            <w:bCs/>
            <w:lang w:val="pt-PT"/>
          </w:rPr>
          <w:t>Meta descrição</w:t>
        </w:r>
        <w:r w:rsidRPr="002C1987">
          <w:rPr>
            <w:lang w:val="pt-PT"/>
          </w:rPr>
          <w:br/>
          <w:t>Veja o que deve esperar de uma gestão profissional de projecto e como esse serviço ajuda a controlar prazo, custo, risco e qualidade.</w:t>
        </w:r>
      </w:ins>
    </w:p>
    <w:p w14:paraId="69C8CFD2" w14:textId="61F329C5" w:rsidR="002C1987" w:rsidRDefault="002C1987" w:rsidP="002C1987">
      <w:pPr>
        <w:rPr>
          <w:ins w:id="2681" w:author="Janina Nalagy" w:date="2026-04-16T18:06:00Z" w16du:dateUtc="2026-04-16T16:06:00Z"/>
          <w:lang w:val="pt-PT"/>
        </w:rPr>
      </w:pPr>
    </w:p>
    <w:p w14:paraId="0960933F" w14:textId="77777777" w:rsidR="002C1987" w:rsidRPr="002C1987" w:rsidRDefault="002C1987" w:rsidP="002C1987">
      <w:pPr>
        <w:rPr>
          <w:ins w:id="2682" w:author="Janina Nalagy" w:date="2026-04-16T18:05:00Z"/>
          <w:lang w:val="pt-PT"/>
        </w:rPr>
      </w:pPr>
    </w:p>
    <w:p w14:paraId="57D9A92B" w14:textId="77777777" w:rsidR="002C1987" w:rsidRPr="002C1987" w:rsidRDefault="002C1987" w:rsidP="002C1987">
      <w:pPr>
        <w:rPr>
          <w:ins w:id="2683" w:author="Janina Nalagy" w:date="2026-04-16T18:05:00Z"/>
          <w:b/>
          <w:bCs/>
          <w:lang w:val="pt-PT"/>
        </w:rPr>
      </w:pPr>
      <w:ins w:id="2684" w:author="Janina Nalagy" w:date="2026-04-16T18:05:00Z">
        <w:r w:rsidRPr="002C1987">
          <w:rPr>
            <w:b/>
            <w:bCs/>
            <w:lang w:val="pt-PT"/>
          </w:rPr>
          <w:t>8. Como avaliar a viabilidade de um investimento imobiliário</w:t>
        </w:r>
      </w:ins>
    </w:p>
    <w:p w14:paraId="543BB674" w14:textId="77777777" w:rsidR="002C1987" w:rsidRPr="002C1987" w:rsidRDefault="002C1987" w:rsidP="002C1987">
      <w:pPr>
        <w:rPr>
          <w:ins w:id="2685" w:author="Janina Nalagy" w:date="2026-04-16T18:05:00Z"/>
          <w:lang w:val="pt-PT"/>
        </w:rPr>
      </w:pPr>
      <w:ins w:id="2686" w:author="Janina Nalagy" w:date="2026-04-16T18:05:00Z">
        <w:r w:rsidRPr="002C1987">
          <w:rPr>
            <w:b/>
            <w:bCs/>
            <w:lang w:val="pt-PT"/>
          </w:rPr>
          <w:t>Excerto</w:t>
        </w:r>
        <w:r w:rsidRPr="002C1987">
          <w:rPr>
            <w:lang w:val="pt-PT"/>
          </w:rPr>
          <w:br/>
          <w:t>Avaliar a viabilidade de um investimento imobiliário exige mais do que estimar custos e receitas. Exige testar pressupostos, cenários e risco.</w:t>
        </w:r>
      </w:ins>
    </w:p>
    <w:p w14:paraId="11D36632" w14:textId="77777777" w:rsidR="002C1987" w:rsidRPr="002C1987" w:rsidRDefault="002C1987" w:rsidP="002C1987">
      <w:pPr>
        <w:rPr>
          <w:ins w:id="2687" w:author="Janina Nalagy" w:date="2026-04-16T18:05:00Z"/>
          <w:lang w:val="pt-PT"/>
        </w:rPr>
      </w:pPr>
      <w:ins w:id="2688" w:author="Janina Nalagy" w:date="2026-04-16T18:05:00Z">
        <w:r w:rsidRPr="002C1987">
          <w:rPr>
            <w:b/>
            <w:bCs/>
            <w:lang w:val="pt-PT"/>
          </w:rPr>
          <w:t>Corpo do artigo</w:t>
        </w:r>
        <w:r w:rsidRPr="002C1987">
          <w:rPr>
            <w:lang w:val="pt-PT"/>
          </w:rPr>
          <w:br/>
          <w:t xml:space="preserve">A viabilidade de um investimento imobiliário não se mede apenas </w:t>
        </w:r>
        <w:proofErr w:type="spellStart"/>
        <w:r w:rsidRPr="002C1987">
          <w:rPr>
            <w:lang w:val="pt-PT"/>
          </w:rPr>
          <w:t>pelo</w:t>
        </w:r>
        <w:proofErr w:type="spellEnd"/>
        <w:r w:rsidRPr="002C1987">
          <w:rPr>
            <w:lang w:val="pt-PT"/>
          </w:rPr>
          <w:t xml:space="preserve"> potencial de valorização ou </w:t>
        </w:r>
        <w:proofErr w:type="spellStart"/>
        <w:r w:rsidRPr="002C1987">
          <w:rPr>
            <w:lang w:val="pt-PT"/>
          </w:rPr>
          <w:t>pela</w:t>
        </w:r>
        <w:proofErr w:type="spellEnd"/>
        <w:r w:rsidRPr="002C1987">
          <w:rPr>
            <w:lang w:val="pt-PT"/>
          </w:rPr>
          <w:t xml:space="preserve"> percepção de oportunidade. Mede-se </w:t>
        </w:r>
        <w:proofErr w:type="spellStart"/>
        <w:r w:rsidRPr="002C1987">
          <w:rPr>
            <w:lang w:val="pt-PT"/>
          </w:rPr>
          <w:t>pela</w:t>
        </w:r>
        <w:proofErr w:type="spellEnd"/>
        <w:r w:rsidRPr="002C1987">
          <w:rPr>
            <w:lang w:val="pt-PT"/>
          </w:rPr>
          <w:t xml:space="preserve"> capacidade do projecto gerar retorno ajustado ao risco, dentro de um enquadramento técnico, comercial e financeiro coerente.</w:t>
        </w:r>
      </w:ins>
    </w:p>
    <w:p w14:paraId="76044EC6" w14:textId="77777777" w:rsidR="002C1987" w:rsidRPr="002C1987" w:rsidRDefault="002C1987" w:rsidP="002C1987">
      <w:pPr>
        <w:rPr>
          <w:ins w:id="2689" w:author="Janina Nalagy" w:date="2026-04-16T18:05:00Z"/>
          <w:lang w:val="pt-PT"/>
        </w:rPr>
      </w:pPr>
      <w:ins w:id="2690" w:author="Janina Nalagy" w:date="2026-04-16T18:05:00Z">
        <w:r w:rsidRPr="002C1987">
          <w:rPr>
            <w:lang w:val="pt-PT"/>
          </w:rPr>
          <w:t>Uma análise de viabilidade deve considerar, entre outros factores, custos de aquisição, custos de desenvolvimento, calendário de execução, financiamento, receitas esperadas, absorção de mercado, rendimento potencial, sensibilidade a atrasos e exposição a mudanças de contexto.</w:t>
        </w:r>
      </w:ins>
    </w:p>
    <w:p w14:paraId="1E4EEE21" w14:textId="77777777" w:rsidR="002C1987" w:rsidRPr="002C1987" w:rsidRDefault="002C1987" w:rsidP="002C1987">
      <w:pPr>
        <w:rPr>
          <w:ins w:id="2691" w:author="Janina Nalagy" w:date="2026-04-16T18:05:00Z"/>
          <w:lang w:val="pt-PT"/>
        </w:rPr>
      </w:pPr>
      <w:ins w:id="2692" w:author="Janina Nalagy" w:date="2026-04-16T18:05:00Z">
        <w:r w:rsidRPr="002C1987">
          <w:rPr>
            <w:lang w:val="pt-PT"/>
          </w:rPr>
          <w:t>O objectivo não é apenas perceber se o investimento “parece interessante”, mas testar a sua robustez em cenários realistas e menos favoráveis.</w:t>
        </w:r>
      </w:ins>
    </w:p>
    <w:p w14:paraId="5512268D" w14:textId="77777777" w:rsidR="002C1987" w:rsidRPr="002C1987" w:rsidRDefault="002C1987" w:rsidP="002C1987">
      <w:pPr>
        <w:rPr>
          <w:ins w:id="2693" w:author="Janina Nalagy" w:date="2026-04-16T18:05:00Z"/>
          <w:lang w:val="pt-PT"/>
        </w:rPr>
      </w:pPr>
      <w:ins w:id="2694" w:author="Janina Nalagy" w:date="2026-04-16T18:05:00Z">
        <w:r w:rsidRPr="002C1987">
          <w:rPr>
            <w:lang w:val="pt-PT"/>
          </w:rPr>
          <w:lastRenderedPageBreak/>
          <w:t>Quando bem conduzida, a análise de viabilidade ajuda a decidir se faz sentido avançar, ajustar o modelo, rever o posicionamento do produto ou até abandonar a oportunidade antes de comprometer capital.</w:t>
        </w:r>
      </w:ins>
    </w:p>
    <w:p w14:paraId="345DE2C3" w14:textId="77777777" w:rsidR="002C1987" w:rsidRPr="002C1987" w:rsidRDefault="002C1987" w:rsidP="002C1987">
      <w:pPr>
        <w:rPr>
          <w:ins w:id="2695" w:author="Janina Nalagy" w:date="2026-04-16T18:05:00Z"/>
          <w:lang w:val="pt-PT"/>
        </w:rPr>
      </w:pPr>
      <w:ins w:id="2696" w:author="Janina Nalagy" w:date="2026-04-16T18:05:00Z">
        <w:r w:rsidRPr="002C1987">
          <w:rPr>
            <w:lang w:val="pt-PT"/>
          </w:rPr>
          <w:t>Para investidores e promotores, este exercício é uma ferramenta de disciplina estratégica e protecção do investimento.</w:t>
        </w:r>
      </w:ins>
    </w:p>
    <w:p w14:paraId="10D13021" w14:textId="77777777" w:rsidR="002C1987" w:rsidRPr="002C1987" w:rsidRDefault="002C1987" w:rsidP="002C1987">
      <w:pPr>
        <w:rPr>
          <w:ins w:id="2697" w:author="Janina Nalagy" w:date="2026-04-16T18:05:00Z"/>
          <w:lang w:val="pt-PT"/>
        </w:rPr>
      </w:pPr>
      <w:ins w:id="2698" w:author="Janina Nalagy" w:date="2026-04-16T18:05:00Z">
        <w:r w:rsidRPr="002C1987">
          <w:rPr>
            <w:b/>
            <w:bCs/>
            <w:lang w:val="pt-PT"/>
          </w:rPr>
          <w:t>Meta descrição</w:t>
        </w:r>
        <w:r w:rsidRPr="002C1987">
          <w:rPr>
            <w:lang w:val="pt-PT"/>
          </w:rPr>
          <w:br/>
          <w:t>Aprenda como avaliar a viabilidade de um investimento imobiliário com base em cenários, risco, retorno esperado e consistência técnica e financeira.</w:t>
        </w:r>
      </w:ins>
    </w:p>
    <w:p w14:paraId="44301AEF" w14:textId="4ECBE67A" w:rsidR="002C1987" w:rsidRDefault="002C1987" w:rsidP="002C1987">
      <w:pPr>
        <w:rPr>
          <w:ins w:id="2699" w:author="Janina Nalagy" w:date="2026-04-16T18:06:00Z" w16du:dateUtc="2026-04-16T16:06:00Z"/>
          <w:lang w:val="pt-PT"/>
        </w:rPr>
      </w:pPr>
    </w:p>
    <w:p w14:paraId="690969C2" w14:textId="77777777" w:rsidR="002C1987" w:rsidRPr="002C1987" w:rsidRDefault="002C1987" w:rsidP="002C1987">
      <w:pPr>
        <w:rPr>
          <w:ins w:id="2700" w:author="Janina Nalagy" w:date="2026-04-16T18:05:00Z"/>
          <w:lang w:val="pt-PT"/>
        </w:rPr>
      </w:pPr>
    </w:p>
    <w:p w14:paraId="04861E77" w14:textId="77777777" w:rsidR="002C1987" w:rsidRPr="002C1987" w:rsidRDefault="002C1987" w:rsidP="002C1987">
      <w:pPr>
        <w:rPr>
          <w:ins w:id="2701" w:author="Janina Nalagy" w:date="2026-04-16T18:05:00Z"/>
          <w:b/>
          <w:bCs/>
          <w:lang w:val="pt-PT"/>
        </w:rPr>
      </w:pPr>
      <w:ins w:id="2702" w:author="Janina Nalagy" w:date="2026-04-16T18:05:00Z">
        <w:r w:rsidRPr="002C1987">
          <w:rPr>
            <w:b/>
            <w:bCs/>
            <w:lang w:val="pt-PT"/>
          </w:rPr>
          <w:t>9. O que significa actuar de acordo com padrões internacionais de avaliação</w:t>
        </w:r>
      </w:ins>
    </w:p>
    <w:p w14:paraId="284B7454" w14:textId="77777777" w:rsidR="002C1987" w:rsidRPr="002C1987" w:rsidRDefault="002C1987" w:rsidP="002C1987">
      <w:pPr>
        <w:rPr>
          <w:ins w:id="2703" w:author="Janina Nalagy" w:date="2026-04-16T18:05:00Z"/>
          <w:lang w:val="pt-PT"/>
        </w:rPr>
      </w:pPr>
      <w:ins w:id="2704" w:author="Janina Nalagy" w:date="2026-04-16T18:05:00Z">
        <w:r w:rsidRPr="002C1987">
          <w:rPr>
            <w:b/>
            <w:bCs/>
            <w:lang w:val="pt-PT"/>
          </w:rPr>
          <w:t>Excerto</w:t>
        </w:r>
        <w:r w:rsidRPr="002C1987">
          <w:rPr>
            <w:lang w:val="pt-PT"/>
          </w:rPr>
          <w:br/>
          <w:t>Actuar de acordo com padrões internacionais significa trabalhar com regras claras de ética, metodologia, documentação e reporte que reforçam a confiança no resultado.</w:t>
        </w:r>
      </w:ins>
    </w:p>
    <w:p w14:paraId="71BA7DB9" w14:textId="77777777" w:rsidR="002C1987" w:rsidRPr="002C1987" w:rsidRDefault="002C1987" w:rsidP="002C1987">
      <w:pPr>
        <w:rPr>
          <w:ins w:id="2705" w:author="Janina Nalagy" w:date="2026-04-16T18:05:00Z"/>
          <w:lang w:val="pt-PT"/>
        </w:rPr>
      </w:pPr>
      <w:ins w:id="2706" w:author="Janina Nalagy" w:date="2026-04-16T18:05:00Z">
        <w:r w:rsidRPr="002C1987">
          <w:rPr>
            <w:b/>
            <w:bCs/>
            <w:lang w:val="pt-PT"/>
          </w:rPr>
          <w:t>Corpo do artigo</w:t>
        </w:r>
        <w:r w:rsidRPr="002C1987">
          <w:rPr>
            <w:lang w:val="pt-PT"/>
          </w:rPr>
          <w:br/>
          <w:t>No contexto da avaliação profissional, invocar padrões internacionais não deve ser apenas uma afirmação institucional. Deve traduzir-se numa forma concreta de trabalhar.</w:t>
        </w:r>
      </w:ins>
    </w:p>
    <w:p w14:paraId="1A761FCA" w14:textId="77777777" w:rsidR="002C1987" w:rsidRPr="002C1987" w:rsidRDefault="002C1987" w:rsidP="002C1987">
      <w:pPr>
        <w:rPr>
          <w:ins w:id="2707" w:author="Janina Nalagy" w:date="2026-04-16T18:05:00Z"/>
          <w:lang w:val="pt-PT"/>
        </w:rPr>
      </w:pPr>
      <w:ins w:id="2708" w:author="Janina Nalagy" w:date="2026-04-16T18:05:00Z">
        <w:r w:rsidRPr="002C1987">
          <w:rPr>
            <w:lang w:val="pt-PT"/>
          </w:rPr>
          <w:t xml:space="preserve">As </w:t>
        </w:r>
        <w:r w:rsidRPr="002C1987">
          <w:rPr>
            <w:b/>
            <w:bCs/>
            <w:lang w:val="pt-PT"/>
          </w:rPr>
          <w:t>IVS</w:t>
        </w:r>
        <w:r w:rsidRPr="002C1987">
          <w:rPr>
            <w:lang w:val="pt-PT"/>
          </w:rPr>
          <w:t xml:space="preserve"> são desenvolvidas </w:t>
        </w:r>
        <w:proofErr w:type="spellStart"/>
        <w:r w:rsidRPr="002C1987">
          <w:rPr>
            <w:lang w:val="pt-PT"/>
          </w:rPr>
          <w:t>pelo</w:t>
        </w:r>
        <w:proofErr w:type="spellEnd"/>
        <w:r w:rsidRPr="002C1987">
          <w:rPr>
            <w:lang w:val="pt-PT"/>
          </w:rPr>
          <w:t xml:space="preserve"> </w:t>
        </w:r>
        <w:proofErr w:type="spellStart"/>
        <w:r w:rsidRPr="002C1987">
          <w:rPr>
            <w:b/>
            <w:bCs/>
            <w:lang w:val="pt-PT"/>
          </w:rPr>
          <w:t>International</w:t>
        </w:r>
        <w:proofErr w:type="spellEnd"/>
        <w:r w:rsidRPr="002C1987">
          <w:rPr>
            <w:b/>
            <w:bCs/>
            <w:lang w:val="pt-PT"/>
          </w:rPr>
          <w:t xml:space="preserve"> </w:t>
        </w:r>
        <w:proofErr w:type="spellStart"/>
        <w:r w:rsidRPr="002C1987">
          <w:rPr>
            <w:b/>
            <w:bCs/>
            <w:lang w:val="pt-PT"/>
          </w:rPr>
          <w:t>Valuation</w:t>
        </w:r>
        <w:proofErr w:type="spellEnd"/>
        <w:r w:rsidRPr="002C1987">
          <w:rPr>
            <w:b/>
            <w:bCs/>
            <w:lang w:val="pt-PT"/>
          </w:rPr>
          <w:t xml:space="preserve"> Standards </w:t>
        </w:r>
        <w:proofErr w:type="spellStart"/>
        <w:r w:rsidRPr="002C1987">
          <w:rPr>
            <w:b/>
            <w:bCs/>
            <w:lang w:val="pt-PT"/>
          </w:rPr>
          <w:t>Council</w:t>
        </w:r>
        <w:proofErr w:type="spellEnd"/>
        <w:r w:rsidRPr="002C1987">
          <w:rPr>
            <w:lang w:val="pt-PT"/>
          </w:rPr>
          <w:t xml:space="preserve">, organismo internacional dedicado à definição de standards técnicos e éticos para avaliações. A </w:t>
        </w:r>
        <w:r w:rsidRPr="002C1987">
          <w:rPr>
            <w:b/>
            <w:bCs/>
            <w:lang w:val="pt-PT"/>
          </w:rPr>
          <w:t xml:space="preserve">RICS </w:t>
        </w:r>
        <w:proofErr w:type="spellStart"/>
        <w:r w:rsidRPr="002C1987">
          <w:rPr>
            <w:b/>
            <w:bCs/>
            <w:lang w:val="pt-PT"/>
          </w:rPr>
          <w:t>Red</w:t>
        </w:r>
        <w:proofErr w:type="spellEnd"/>
        <w:r w:rsidRPr="002C1987">
          <w:rPr>
            <w:b/>
            <w:bCs/>
            <w:lang w:val="pt-PT"/>
          </w:rPr>
          <w:t xml:space="preserve"> </w:t>
        </w:r>
        <w:proofErr w:type="spellStart"/>
        <w:r w:rsidRPr="002C1987">
          <w:rPr>
            <w:b/>
            <w:bCs/>
            <w:lang w:val="pt-PT"/>
          </w:rPr>
          <w:t>Book</w:t>
        </w:r>
        <w:proofErr w:type="spellEnd"/>
        <w:r w:rsidRPr="002C1987">
          <w:rPr>
            <w:b/>
            <w:bCs/>
            <w:lang w:val="pt-PT"/>
          </w:rPr>
          <w:t xml:space="preserve"> Global Standards</w:t>
        </w:r>
        <w:r w:rsidRPr="002C1987">
          <w:rPr>
            <w:lang w:val="pt-PT"/>
          </w:rPr>
          <w:t xml:space="preserve"> incorpora e complementa esse enquadramento, estabelecendo práticas obrigatórias para membros RICS na prestação de serviços de avaliação. </w:t>
        </w:r>
      </w:ins>
    </w:p>
    <w:p w14:paraId="40AE4C58" w14:textId="77777777" w:rsidR="002C1987" w:rsidRPr="002C1987" w:rsidRDefault="002C1987" w:rsidP="002C1987">
      <w:pPr>
        <w:rPr>
          <w:ins w:id="2709" w:author="Janina Nalagy" w:date="2026-04-16T18:05:00Z"/>
          <w:lang w:val="pt-PT"/>
        </w:rPr>
      </w:pPr>
      <w:ins w:id="2710" w:author="Janina Nalagy" w:date="2026-04-16T18:05:00Z">
        <w:r w:rsidRPr="002C1987">
          <w:rPr>
            <w:lang w:val="pt-PT"/>
          </w:rPr>
          <w:t xml:space="preserve">Na prática, actuar de acordo com estes padrões significa, entre outros aspectos, definir correctamente os termos de referência, identificar a base de valor apropriada, justificar os métodos adoptados, documentar os dados e inputs relevantes, gerir conflitos de interesse e comunicar conclusões de forma clara e transparente. As actualizações recentes do </w:t>
        </w:r>
        <w:proofErr w:type="spellStart"/>
        <w:r w:rsidRPr="002C1987">
          <w:rPr>
            <w:lang w:val="pt-PT"/>
          </w:rPr>
          <w:t>Red</w:t>
        </w:r>
        <w:proofErr w:type="spellEnd"/>
        <w:r w:rsidRPr="002C1987">
          <w:rPr>
            <w:lang w:val="pt-PT"/>
          </w:rPr>
          <w:t xml:space="preserve"> </w:t>
        </w:r>
        <w:proofErr w:type="spellStart"/>
        <w:r w:rsidRPr="002C1987">
          <w:rPr>
            <w:lang w:val="pt-PT"/>
          </w:rPr>
          <w:t>Book</w:t>
        </w:r>
        <w:proofErr w:type="spellEnd"/>
        <w:r w:rsidRPr="002C1987">
          <w:rPr>
            <w:lang w:val="pt-PT"/>
          </w:rPr>
          <w:t xml:space="preserve"> e das IVS reforçaram precisamente temas como dados, documentação, modelação e métodos. </w:t>
        </w:r>
      </w:ins>
    </w:p>
    <w:p w14:paraId="79B39C24" w14:textId="77777777" w:rsidR="002C1987" w:rsidRPr="002C1987" w:rsidRDefault="002C1987" w:rsidP="002C1987">
      <w:pPr>
        <w:rPr>
          <w:ins w:id="2711" w:author="Janina Nalagy" w:date="2026-04-16T18:05:00Z"/>
          <w:lang w:val="pt-PT"/>
        </w:rPr>
      </w:pPr>
      <w:ins w:id="2712" w:author="Janina Nalagy" w:date="2026-04-16T18:05:00Z">
        <w:r w:rsidRPr="002C1987">
          <w:rPr>
            <w:lang w:val="pt-PT"/>
          </w:rPr>
          <w:t>Para o cliente, isto traduz-se em maior confiança, maior comparabilidade e maior robustez técnica do trabalho realizado.</w:t>
        </w:r>
      </w:ins>
    </w:p>
    <w:p w14:paraId="7A79F88D" w14:textId="77777777" w:rsidR="002C1987" w:rsidRPr="002C1987" w:rsidRDefault="002C1987" w:rsidP="002C1987">
      <w:pPr>
        <w:rPr>
          <w:ins w:id="2713" w:author="Janina Nalagy" w:date="2026-04-16T18:05:00Z"/>
          <w:lang w:val="pt-PT"/>
        </w:rPr>
      </w:pPr>
      <w:ins w:id="2714" w:author="Janina Nalagy" w:date="2026-04-16T18:05:00Z">
        <w:r w:rsidRPr="002C1987">
          <w:rPr>
            <w:b/>
            <w:bCs/>
            <w:lang w:val="pt-PT"/>
          </w:rPr>
          <w:t>Meta descrição</w:t>
        </w:r>
        <w:r w:rsidRPr="002C1987">
          <w:rPr>
            <w:lang w:val="pt-PT"/>
          </w:rPr>
          <w:br/>
          <w:t>Perceba o que significa actuar de acordo com padrões internacionais de avaliação, incluindo RICS e IVS, e por que isso reforça a credibilidade do serviço.</w:t>
        </w:r>
      </w:ins>
    </w:p>
    <w:p w14:paraId="34413395" w14:textId="1A338EBB" w:rsidR="002C1987" w:rsidRDefault="002C1987" w:rsidP="002C1987">
      <w:pPr>
        <w:rPr>
          <w:ins w:id="2715" w:author="Janina Nalagy" w:date="2026-04-16T18:05:00Z" w16du:dateUtc="2026-04-16T16:05:00Z"/>
          <w:lang w:val="pt-PT"/>
        </w:rPr>
      </w:pPr>
    </w:p>
    <w:p w14:paraId="5DA1570B" w14:textId="77777777" w:rsidR="002C1987" w:rsidRPr="002C1987" w:rsidRDefault="002C1987" w:rsidP="002C1987">
      <w:pPr>
        <w:rPr>
          <w:ins w:id="2716" w:author="Janina Nalagy" w:date="2026-04-16T18:05:00Z"/>
          <w:lang w:val="pt-PT"/>
        </w:rPr>
      </w:pPr>
    </w:p>
    <w:p w14:paraId="4464A66F" w14:textId="77777777" w:rsidR="002C1987" w:rsidRPr="002C1987" w:rsidRDefault="002C1987" w:rsidP="002C1987">
      <w:pPr>
        <w:rPr>
          <w:ins w:id="2717" w:author="Janina Nalagy" w:date="2026-04-16T18:05:00Z"/>
          <w:b/>
          <w:bCs/>
          <w:lang w:val="pt-PT"/>
        </w:rPr>
      </w:pPr>
      <w:ins w:id="2718" w:author="Janina Nalagy" w:date="2026-04-16T18:05:00Z">
        <w:r w:rsidRPr="002C1987">
          <w:rPr>
            <w:b/>
            <w:bCs/>
            <w:lang w:val="pt-PT"/>
          </w:rPr>
          <w:t>10. Independência, rigor e transparência na actividade de avaliação</w:t>
        </w:r>
      </w:ins>
    </w:p>
    <w:p w14:paraId="6451B8DA" w14:textId="77777777" w:rsidR="002C1987" w:rsidRPr="002C1987" w:rsidRDefault="002C1987" w:rsidP="002C1987">
      <w:pPr>
        <w:rPr>
          <w:ins w:id="2719" w:author="Janina Nalagy" w:date="2026-04-16T18:05:00Z"/>
          <w:lang w:val="pt-PT"/>
        </w:rPr>
      </w:pPr>
      <w:ins w:id="2720" w:author="Janina Nalagy" w:date="2026-04-16T18:05:00Z">
        <w:r w:rsidRPr="002C1987">
          <w:rPr>
            <w:b/>
            <w:bCs/>
            <w:lang w:val="pt-PT"/>
          </w:rPr>
          <w:t>Excerto</w:t>
        </w:r>
        <w:r w:rsidRPr="002C1987">
          <w:rPr>
            <w:lang w:val="pt-PT"/>
          </w:rPr>
          <w:br/>
          <w:t>Sem independência, rigor e transparência, a avaliação perde credibilidade. Estes princípios são a base da confiança do mercado e da utilidade do parecer.</w:t>
        </w:r>
      </w:ins>
    </w:p>
    <w:p w14:paraId="2E2D7CCE" w14:textId="77777777" w:rsidR="002C1987" w:rsidRPr="002C1987" w:rsidRDefault="002C1987" w:rsidP="002C1987">
      <w:pPr>
        <w:rPr>
          <w:ins w:id="2721" w:author="Janina Nalagy" w:date="2026-04-16T18:05:00Z"/>
          <w:lang w:val="pt-PT"/>
        </w:rPr>
      </w:pPr>
      <w:ins w:id="2722" w:author="Janina Nalagy" w:date="2026-04-16T18:05:00Z">
        <w:r w:rsidRPr="002C1987">
          <w:rPr>
            <w:b/>
            <w:bCs/>
            <w:lang w:val="pt-PT"/>
          </w:rPr>
          <w:t>Corpo do artigo</w:t>
        </w:r>
        <w:r w:rsidRPr="002C1987">
          <w:rPr>
            <w:lang w:val="pt-PT"/>
          </w:rPr>
          <w:br/>
          <w:t>Uma avaliação só é verdadeiramente útil quando o utilizador confia no processo que a sustenta. Por isso, a actividade de avaliação assenta em três pilares essenciais: independência, rigor técnico e transparência.</w:t>
        </w:r>
      </w:ins>
    </w:p>
    <w:p w14:paraId="2219BD1C" w14:textId="77777777" w:rsidR="002C1987" w:rsidRPr="002C1987" w:rsidRDefault="002C1987" w:rsidP="002C1987">
      <w:pPr>
        <w:rPr>
          <w:ins w:id="2723" w:author="Janina Nalagy" w:date="2026-04-16T18:05:00Z"/>
          <w:lang w:val="pt-PT"/>
        </w:rPr>
      </w:pPr>
      <w:ins w:id="2724" w:author="Janina Nalagy" w:date="2026-04-16T18:05:00Z">
        <w:r w:rsidRPr="002C1987">
          <w:rPr>
            <w:lang w:val="pt-PT"/>
          </w:rPr>
          <w:t xml:space="preserve">A independência protege o trabalho contra influência indevida e reforça a neutralidade da opinião de valor. O rigor assegura que a análise é conduzida com competência, método e </w:t>
        </w:r>
        <w:r w:rsidRPr="002C1987">
          <w:rPr>
            <w:lang w:val="pt-PT"/>
          </w:rPr>
          <w:lastRenderedPageBreak/>
          <w:t>fundamentação adequada. A transparência garante que o utilizador compreende a base de valor, os pressupostos adoptados, os dados utilizados e as limitações do trabalho.</w:t>
        </w:r>
      </w:ins>
    </w:p>
    <w:p w14:paraId="50789F95" w14:textId="77777777" w:rsidR="002C1987" w:rsidRPr="002C1987" w:rsidRDefault="002C1987" w:rsidP="002C1987">
      <w:pPr>
        <w:rPr>
          <w:ins w:id="2725" w:author="Janina Nalagy" w:date="2026-04-16T18:05:00Z"/>
          <w:lang w:val="pt-PT"/>
        </w:rPr>
      </w:pPr>
      <w:ins w:id="2726" w:author="Janina Nalagy" w:date="2026-04-16T18:05:00Z">
        <w:r w:rsidRPr="002C1987">
          <w:rPr>
            <w:lang w:val="pt-PT"/>
          </w:rPr>
          <w:t xml:space="preserve">A própria RICS afirma que consistência, exactidão, objectividade e transparência são fundamentais para construir e manter a confiança pública na avaliação. </w:t>
        </w:r>
      </w:ins>
    </w:p>
    <w:p w14:paraId="3E8EEAC0" w14:textId="77777777" w:rsidR="002C1987" w:rsidRPr="002C1987" w:rsidRDefault="002C1987" w:rsidP="002C1987">
      <w:pPr>
        <w:rPr>
          <w:ins w:id="2727" w:author="Janina Nalagy" w:date="2026-04-16T18:05:00Z"/>
          <w:lang w:val="pt-PT"/>
        </w:rPr>
      </w:pPr>
      <w:ins w:id="2728" w:author="Janina Nalagy" w:date="2026-04-16T18:05:00Z">
        <w:r w:rsidRPr="002C1987">
          <w:rPr>
            <w:lang w:val="pt-PT"/>
          </w:rPr>
          <w:t>Para clientes institucionais, bancos, auditores, investidores e tribunais, estes princípios não são apenas desejáveis. São indispensáveis.</w:t>
        </w:r>
      </w:ins>
    </w:p>
    <w:p w14:paraId="0BD09681" w14:textId="77777777" w:rsidR="002C1987" w:rsidRPr="002C1987" w:rsidRDefault="002C1987" w:rsidP="002C1987">
      <w:pPr>
        <w:rPr>
          <w:ins w:id="2729" w:author="Janina Nalagy" w:date="2026-04-16T18:05:00Z"/>
          <w:lang w:val="pt-PT"/>
        </w:rPr>
      </w:pPr>
      <w:ins w:id="2730" w:author="Janina Nalagy" w:date="2026-04-16T18:05:00Z">
        <w:r w:rsidRPr="002C1987">
          <w:rPr>
            <w:lang w:val="pt-PT"/>
          </w:rPr>
          <w:t>Na REC, entendemos que a credibilidade do relatório depende tanto da qualidade técnica da análise como da integridade profissional com que ela é produzida.</w:t>
        </w:r>
      </w:ins>
    </w:p>
    <w:p w14:paraId="5C2A82AB" w14:textId="77777777" w:rsidR="002C1987" w:rsidRPr="002C1987" w:rsidRDefault="002C1987" w:rsidP="002C1987">
      <w:pPr>
        <w:rPr>
          <w:ins w:id="2731" w:author="Janina Nalagy" w:date="2026-04-16T18:05:00Z"/>
          <w:lang w:val="pt-PT"/>
        </w:rPr>
      </w:pPr>
      <w:ins w:id="2732" w:author="Janina Nalagy" w:date="2026-04-16T18:05:00Z">
        <w:r w:rsidRPr="002C1987">
          <w:rPr>
            <w:b/>
            <w:bCs/>
            <w:lang w:val="pt-PT"/>
          </w:rPr>
          <w:t>Meta descrição</w:t>
        </w:r>
        <w:r w:rsidRPr="002C1987">
          <w:rPr>
            <w:lang w:val="pt-PT"/>
          </w:rPr>
          <w:br/>
          <w:t>Saiba por que independência, rigor e transparência são princípios centrais da actividade de avaliação e da confiança no resultado apresentado.</w:t>
        </w:r>
      </w:ins>
    </w:p>
    <w:p w14:paraId="65E3AF9D" w14:textId="65BF91AA" w:rsidR="002C1987" w:rsidRPr="002C1987" w:rsidRDefault="002C1987" w:rsidP="002C1987">
      <w:pPr>
        <w:rPr>
          <w:ins w:id="2733" w:author="Janina Nalagy" w:date="2026-04-16T18:05:00Z"/>
          <w:lang w:val="pt-PT"/>
        </w:rPr>
      </w:pPr>
    </w:p>
    <w:p w14:paraId="2E3D1EA9" w14:textId="698FF156" w:rsidR="002C1987" w:rsidRPr="002C1987" w:rsidRDefault="002C1987" w:rsidP="002C1987">
      <w:pPr>
        <w:rPr>
          <w:ins w:id="2734" w:author="Janina Nalagy" w:date="2026-04-16T18:05:00Z"/>
          <w:lang w:val="pt-PT"/>
        </w:rPr>
      </w:pPr>
    </w:p>
    <w:p w14:paraId="79CE0093" w14:textId="77777777" w:rsidR="002C1987" w:rsidRPr="002C1987" w:rsidRDefault="002C1987" w:rsidP="002C1987">
      <w:pPr>
        <w:rPr>
          <w:ins w:id="2735" w:author="Janina Nalagy" w:date="2026-04-16T18:05:00Z"/>
          <w:b/>
          <w:bCs/>
          <w:lang w:val="pt-PT"/>
        </w:rPr>
      </w:pPr>
      <w:ins w:id="2736" w:author="Janina Nalagy" w:date="2026-04-16T18:05:00Z">
        <w:r w:rsidRPr="002C1987">
          <w:rPr>
            <w:b/>
            <w:bCs/>
            <w:lang w:val="pt-PT"/>
          </w:rPr>
          <w:t>12. Avaliação imobiliária para efeitos de financiamento: o que os bancos procuram em Moçambique</w:t>
        </w:r>
      </w:ins>
    </w:p>
    <w:p w14:paraId="6EF8F6AB" w14:textId="77777777" w:rsidR="002C1987" w:rsidRPr="002C1987" w:rsidRDefault="002C1987" w:rsidP="002C1987">
      <w:pPr>
        <w:rPr>
          <w:ins w:id="2737" w:author="Janina Nalagy" w:date="2026-04-16T18:05:00Z"/>
          <w:lang w:val="pt-PT"/>
        </w:rPr>
      </w:pPr>
      <w:ins w:id="2738" w:author="Janina Nalagy" w:date="2026-04-16T18:05:00Z">
        <w:r w:rsidRPr="002C1987">
          <w:rPr>
            <w:b/>
            <w:bCs/>
            <w:lang w:val="pt-PT"/>
          </w:rPr>
          <w:t>Excerto</w:t>
        </w:r>
        <w:r w:rsidRPr="002C1987">
          <w:rPr>
            <w:lang w:val="pt-PT"/>
          </w:rPr>
          <w:br/>
          <w:t>No financiamento imobiliário, os bancos procuram avaliações independentes, prudentes e bem fundamentadas, que permitam medir o valor da garantia e o risco do crédito.</w:t>
        </w:r>
      </w:ins>
    </w:p>
    <w:p w14:paraId="601BF448" w14:textId="77777777" w:rsidR="002C1987" w:rsidRPr="002C1987" w:rsidRDefault="002C1987" w:rsidP="002C1987">
      <w:pPr>
        <w:rPr>
          <w:ins w:id="2739" w:author="Janina Nalagy" w:date="2026-04-16T18:05:00Z"/>
          <w:lang w:val="pt-PT"/>
        </w:rPr>
      </w:pPr>
      <w:ins w:id="2740" w:author="Janina Nalagy" w:date="2026-04-16T18:05:00Z">
        <w:r w:rsidRPr="002C1987">
          <w:rPr>
            <w:b/>
            <w:bCs/>
            <w:lang w:val="pt-PT"/>
          </w:rPr>
          <w:t>Corpo do artigo</w:t>
        </w:r>
        <w:r w:rsidRPr="002C1987">
          <w:rPr>
            <w:lang w:val="pt-PT"/>
          </w:rPr>
          <w:br/>
          <w:t xml:space="preserve">Em Moçambique, a avaliação imobiliária tem um papel central nos processos de financiamento, sobretudo quando o imóvel serve de garantia hipotecária ou equivalente. O Banco de Moçambique estabelece que a avaliação do bem dado em garantia deve ser efectuada por </w:t>
        </w:r>
        <w:r w:rsidRPr="002C1987">
          <w:rPr>
            <w:b/>
            <w:bCs/>
            <w:lang w:val="pt-PT"/>
          </w:rPr>
          <w:t>perito avaliador independente</w:t>
        </w:r>
        <w:r w:rsidRPr="002C1987">
          <w:rPr>
            <w:lang w:val="pt-PT"/>
          </w:rPr>
          <w:t xml:space="preserve">, e, no caso de crédito à habitação ligado à construção, para efeitos do rácio LTV, deve ser considerado o mínimo entre o valor das obras e o valor de avaliação expectável do imóvel na conclusão do projecto. </w:t>
        </w:r>
      </w:ins>
    </w:p>
    <w:p w14:paraId="2B77593B" w14:textId="77777777" w:rsidR="002C1987" w:rsidRPr="002C1987" w:rsidRDefault="002C1987" w:rsidP="002C1987">
      <w:pPr>
        <w:rPr>
          <w:ins w:id="2741" w:author="Janina Nalagy" w:date="2026-04-16T18:05:00Z"/>
          <w:lang w:val="pt-PT"/>
        </w:rPr>
      </w:pPr>
      <w:ins w:id="2742" w:author="Janina Nalagy" w:date="2026-04-16T18:05:00Z">
        <w:r w:rsidRPr="002C1987">
          <w:rPr>
            <w:lang w:val="pt-PT"/>
          </w:rPr>
          <w:t>Na prática bancária, isto significa que a instituição procura uma avaliação que seja prudente, actual, tecnicamente justificada e adequada ao tipo de activo. O banco tende a valorizar relatórios com identificação clara do imóvel, enquadramento documental, análise de mercado, método bem explicado, pressupostos explícitos e conclusão de valor defensável.</w:t>
        </w:r>
      </w:ins>
    </w:p>
    <w:p w14:paraId="1CA6F591" w14:textId="77777777" w:rsidR="002C1987" w:rsidRPr="002C1987" w:rsidRDefault="002C1987" w:rsidP="002C1987">
      <w:pPr>
        <w:rPr>
          <w:ins w:id="2743" w:author="Janina Nalagy" w:date="2026-04-16T18:05:00Z"/>
          <w:lang w:val="pt-PT"/>
        </w:rPr>
      </w:pPr>
      <w:ins w:id="2744" w:author="Janina Nalagy" w:date="2026-04-16T18:05:00Z">
        <w:r w:rsidRPr="002C1987">
          <w:rPr>
            <w:lang w:val="pt-PT"/>
          </w:rPr>
          <w:t>Também é particularmente relevante que o relatório deixe claras as limitações, condicionantes legais ou urbanísticas, estado de conservação, liquidez do activo e eventuais factores que possam afectar a sua realização em caso de incumprimento.</w:t>
        </w:r>
      </w:ins>
    </w:p>
    <w:p w14:paraId="4C2779F1" w14:textId="77777777" w:rsidR="002C1987" w:rsidRPr="002C1987" w:rsidRDefault="002C1987" w:rsidP="002C1987">
      <w:pPr>
        <w:rPr>
          <w:ins w:id="2745" w:author="Janina Nalagy" w:date="2026-04-16T18:05:00Z"/>
          <w:lang w:val="pt-PT"/>
        </w:rPr>
      </w:pPr>
      <w:ins w:id="2746" w:author="Janina Nalagy" w:date="2026-04-16T18:05:00Z">
        <w:r w:rsidRPr="002C1987">
          <w:rPr>
            <w:lang w:val="pt-PT"/>
          </w:rPr>
          <w:t xml:space="preserve">Além do valor em si, o banco procura conforto quanto à </w:t>
        </w:r>
        <w:r w:rsidRPr="002C1987">
          <w:rPr>
            <w:b/>
            <w:bCs/>
            <w:lang w:val="pt-PT"/>
          </w:rPr>
          <w:t>qualidade da garantia</w:t>
        </w:r>
        <w:r w:rsidRPr="002C1987">
          <w:rPr>
            <w:lang w:val="pt-PT"/>
          </w:rPr>
          <w:t>. Em outras palavras, quer perceber não apenas quanto vale o imóvel, mas quão fiável, executável e sustentável é esse valor no contexto do crédito concedido.</w:t>
        </w:r>
      </w:ins>
    </w:p>
    <w:p w14:paraId="217DEA38" w14:textId="77777777" w:rsidR="002C1987" w:rsidRPr="002C1987" w:rsidRDefault="002C1987" w:rsidP="002C1987">
      <w:pPr>
        <w:rPr>
          <w:ins w:id="2747" w:author="Janina Nalagy" w:date="2026-04-16T18:05:00Z"/>
          <w:lang w:val="pt-PT"/>
        </w:rPr>
      </w:pPr>
      <w:ins w:id="2748" w:author="Janina Nalagy" w:date="2026-04-16T18:05:00Z">
        <w:r w:rsidRPr="002C1987">
          <w:rPr>
            <w:lang w:val="pt-PT"/>
          </w:rPr>
          <w:t xml:space="preserve">É por isso que, em Moçambique, uma avaliação para efeitos de financiamento deve ser preparada com elevado cuidado técnico e independência, respondendo simultaneamente às necessidades do cliente e às exigências prudenciais da instituição financeira. Documentos bancários do Banco de Moçambique ligados à informação pré-contratual de crédito referem expressamente a avaliação ou vistoria do imóvel como parte do processo. </w:t>
        </w:r>
      </w:ins>
    </w:p>
    <w:p w14:paraId="768F2DBF" w14:textId="77777777" w:rsidR="002C1987" w:rsidRPr="002C1987" w:rsidRDefault="002C1987" w:rsidP="002C1987">
      <w:pPr>
        <w:rPr>
          <w:ins w:id="2749" w:author="Janina Nalagy" w:date="2026-04-16T18:05:00Z"/>
          <w:lang w:val="pt-PT"/>
        </w:rPr>
      </w:pPr>
      <w:ins w:id="2750" w:author="Janina Nalagy" w:date="2026-04-16T18:05:00Z">
        <w:r w:rsidRPr="002C1987">
          <w:rPr>
            <w:b/>
            <w:bCs/>
            <w:lang w:val="pt-PT"/>
          </w:rPr>
          <w:t>Meta descrição</w:t>
        </w:r>
        <w:r w:rsidRPr="002C1987">
          <w:rPr>
            <w:lang w:val="pt-PT"/>
          </w:rPr>
          <w:br/>
          <w:t>Entenda o que os bancos procuram em Moçambique numa avaliação imobiliária para financiamento e por que a independência e o rigor técnico são essenciais.</w:t>
        </w:r>
      </w:ins>
    </w:p>
    <w:p w14:paraId="4F9B8BF3" w14:textId="77777777" w:rsidR="002C1987" w:rsidRPr="005C188E" w:rsidRDefault="002C1987">
      <w:pPr>
        <w:rPr>
          <w:lang w:val="pt-PT"/>
          <w:rPrChange w:id="2751" w:author="Janina Nalagy" w:date="2026-04-16T17:18:00Z" w16du:dateUtc="2026-04-16T15:18:00Z">
            <w:rPr/>
          </w:rPrChange>
        </w:rPr>
      </w:pPr>
    </w:p>
    <w:sectPr w:rsidR="002C1987" w:rsidRPr="005C188E">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B58CDAAF-098D-4626-8D97-2DE05363BEAC}"/>
  </w:font>
  <w:font w:name="Cambria">
    <w:panose1 w:val="02040503050406030204"/>
    <w:charset w:val="00"/>
    <w:family w:val="roman"/>
    <w:pitch w:val="variable"/>
    <w:sig w:usb0="E00006FF" w:usb1="420024FF" w:usb2="02000000" w:usb3="00000000" w:csb0="0000019F" w:csb1="00000000"/>
    <w:embedRegular r:id="rId2" w:fontKey="{E9B8B34D-C290-4A3C-BCE3-1CEA7932617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035DD"/>
    <w:multiLevelType w:val="multilevel"/>
    <w:tmpl w:val="44FE4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0AF7AAB"/>
    <w:multiLevelType w:val="multilevel"/>
    <w:tmpl w:val="78467D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1072ACA"/>
    <w:multiLevelType w:val="hybridMultilevel"/>
    <w:tmpl w:val="6736D9F0"/>
    <w:lvl w:ilvl="0" w:tplc="08160001">
      <w:start w:val="1"/>
      <w:numFmt w:val="bullet"/>
      <w:lvlText w:val=""/>
      <w:lvlJc w:val="left"/>
      <w:pPr>
        <w:ind w:left="1440" w:hanging="360"/>
      </w:pPr>
      <w:rPr>
        <w:rFonts w:ascii="Symbol" w:hAnsi="Symbol" w:hint="default"/>
      </w:rPr>
    </w:lvl>
    <w:lvl w:ilvl="1" w:tplc="08160003" w:tentative="1">
      <w:start w:val="1"/>
      <w:numFmt w:val="bullet"/>
      <w:lvlText w:val="o"/>
      <w:lvlJc w:val="left"/>
      <w:pPr>
        <w:ind w:left="2160" w:hanging="360"/>
      </w:pPr>
      <w:rPr>
        <w:rFonts w:ascii="Courier New" w:hAnsi="Courier New" w:cs="Courier New" w:hint="default"/>
      </w:rPr>
    </w:lvl>
    <w:lvl w:ilvl="2" w:tplc="08160005" w:tentative="1">
      <w:start w:val="1"/>
      <w:numFmt w:val="bullet"/>
      <w:lvlText w:val=""/>
      <w:lvlJc w:val="left"/>
      <w:pPr>
        <w:ind w:left="2880" w:hanging="360"/>
      </w:pPr>
      <w:rPr>
        <w:rFonts w:ascii="Wingdings" w:hAnsi="Wingdings" w:hint="default"/>
      </w:rPr>
    </w:lvl>
    <w:lvl w:ilvl="3" w:tplc="08160001" w:tentative="1">
      <w:start w:val="1"/>
      <w:numFmt w:val="bullet"/>
      <w:lvlText w:val=""/>
      <w:lvlJc w:val="left"/>
      <w:pPr>
        <w:ind w:left="3600" w:hanging="360"/>
      </w:pPr>
      <w:rPr>
        <w:rFonts w:ascii="Symbol" w:hAnsi="Symbol" w:hint="default"/>
      </w:rPr>
    </w:lvl>
    <w:lvl w:ilvl="4" w:tplc="08160003" w:tentative="1">
      <w:start w:val="1"/>
      <w:numFmt w:val="bullet"/>
      <w:lvlText w:val="o"/>
      <w:lvlJc w:val="left"/>
      <w:pPr>
        <w:ind w:left="4320" w:hanging="360"/>
      </w:pPr>
      <w:rPr>
        <w:rFonts w:ascii="Courier New" w:hAnsi="Courier New" w:cs="Courier New" w:hint="default"/>
      </w:rPr>
    </w:lvl>
    <w:lvl w:ilvl="5" w:tplc="08160005" w:tentative="1">
      <w:start w:val="1"/>
      <w:numFmt w:val="bullet"/>
      <w:lvlText w:val=""/>
      <w:lvlJc w:val="left"/>
      <w:pPr>
        <w:ind w:left="5040" w:hanging="360"/>
      </w:pPr>
      <w:rPr>
        <w:rFonts w:ascii="Wingdings" w:hAnsi="Wingdings" w:hint="default"/>
      </w:rPr>
    </w:lvl>
    <w:lvl w:ilvl="6" w:tplc="08160001" w:tentative="1">
      <w:start w:val="1"/>
      <w:numFmt w:val="bullet"/>
      <w:lvlText w:val=""/>
      <w:lvlJc w:val="left"/>
      <w:pPr>
        <w:ind w:left="5760" w:hanging="360"/>
      </w:pPr>
      <w:rPr>
        <w:rFonts w:ascii="Symbol" w:hAnsi="Symbol" w:hint="default"/>
      </w:rPr>
    </w:lvl>
    <w:lvl w:ilvl="7" w:tplc="08160003" w:tentative="1">
      <w:start w:val="1"/>
      <w:numFmt w:val="bullet"/>
      <w:lvlText w:val="o"/>
      <w:lvlJc w:val="left"/>
      <w:pPr>
        <w:ind w:left="6480" w:hanging="360"/>
      </w:pPr>
      <w:rPr>
        <w:rFonts w:ascii="Courier New" w:hAnsi="Courier New" w:cs="Courier New" w:hint="default"/>
      </w:rPr>
    </w:lvl>
    <w:lvl w:ilvl="8" w:tplc="08160005" w:tentative="1">
      <w:start w:val="1"/>
      <w:numFmt w:val="bullet"/>
      <w:lvlText w:val=""/>
      <w:lvlJc w:val="left"/>
      <w:pPr>
        <w:ind w:left="7200" w:hanging="360"/>
      </w:pPr>
      <w:rPr>
        <w:rFonts w:ascii="Wingdings" w:hAnsi="Wingdings" w:hint="default"/>
      </w:rPr>
    </w:lvl>
  </w:abstractNum>
  <w:abstractNum w:abstractNumId="3" w15:restartNumberingAfterBreak="0">
    <w:nsid w:val="028143D8"/>
    <w:multiLevelType w:val="multilevel"/>
    <w:tmpl w:val="E5C2EF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2D43EC1"/>
    <w:multiLevelType w:val="multilevel"/>
    <w:tmpl w:val="85B638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5A246FD"/>
    <w:multiLevelType w:val="multilevel"/>
    <w:tmpl w:val="15800D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8B946C9"/>
    <w:multiLevelType w:val="multilevel"/>
    <w:tmpl w:val="8E50FB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9CD1DAC"/>
    <w:multiLevelType w:val="multilevel"/>
    <w:tmpl w:val="46A0EA4A"/>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09EB389D"/>
    <w:multiLevelType w:val="multilevel"/>
    <w:tmpl w:val="438A81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0B056F83"/>
    <w:multiLevelType w:val="multilevel"/>
    <w:tmpl w:val="8346BD7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0C7B78BB"/>
    <w:multiLevelType w:val="multilevel"/>
    <w:tmpl w:val="F7C8638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15:restartNumberingAfterBreak="0">
    <w:nsid w:val="0F4C1779"/>
    <w:multiLevelType w:val="multilevel"/>
    <w:tmpl w:val="696A8F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0FEB550A"/>
    <w:multiLevelType w:val="multilevel"/>
    <w:tmpl w:val="703C26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10B70195"/>
    <w:multiLevelType w:val="multilevel"/>
    <w:tmpl w:val="C61EEF3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15:restartNumberingAfterBreak="0">
    <w:nsid w:val="11592BE6"/>
    <w:multiLevelType w:val="multilevel"/>
    <w:tmpl w:val="C7FA50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13BF2A10"/>
    <w:multiLevelType w:val="multilevel"/>
    <w:tmpl w:val="DEE495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13BF45BC"/>
    <w:multiLevelType w:val="multilevel"/>
    <w:tmpl w:val="F4BC70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165D1C82"/>
    <w:multiLevelType w:val="multilevel"/>
    <w:tmpl w:val="D742B2E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15:restartNumberingAfterBreak="0">
    <w:nsid w:val="17955A9E"/>
    <w:multiLevelType w:val="multilevel"/>
    <w:tmpl w:val="464EAE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17E44A86"/>
    <w:multiLevelType w:val="multilevel"/>
    <w:tmpl w:val="8382A7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1B8747B7"/>
    <w:multiLevelType w:val="multilevel"/>
    <w:tmpl w:val="153AAC1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15:restartNumberingAfterBreak="0">
    <w:nsid w:val="1E2C2E89"/>
    <w:multiLevelType w:val="multilevel"/>
    <w:tmpl w:val="D33C392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15:restartNumberingAfterBreak="0">
    <w:nsid w:val="1EDD3619"/>
    <w:multiLevelType w:val="multilevel"/>
    <w:tmpl w:val="46A0EA4A"/>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15:restartNumberingAfterBreak="0">
    <w:nsid w:val="200D4C39"/>
    <w:multiLevelType w:val="multilevel"/>
    <w:tmpl w:val="CF62A0B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15:restartNumberingAfterBreak="0">
    <w:nsid w:val="218114E2"/>
    <w:multiLevelType w:val="multilevel"/>
    <w:tmpl w:val="C666D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2351353"/>
    <w:multiLevelType w:val="multilevel"/>
    <w:tmpl w:val="2EB41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244431C"/>
    <w:multiLevelType w:val="multilevel"/>
    <w:tmpl w:val="85B4BA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233F61B0"/>
    <w:multiLevelType w:val="multilevel"/>
    <w:tmpl w:val="D4EE2C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2539342C"/>
    <w:multiLevelType w:val="multilevel"/>
    <w:tmpl w:val="607AC6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26293AFF"/>
    <w:multiLevelType w:val="multilevel"/>
    <w:tmpl w:val="FCB2E2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27E41560"/>
    <w:multiLevelType w:val="multilevel"/>
    <w:tmpl w:val="932C7F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28405DE0"/>
    <w:multiLevelType w:val="multilevel"/>
    <w:tmpl w:val="32044F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287009F7"/>
    <w:multiLevelType w:val="multilevel"/>
    <w:tmpl w:val="043834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28807832"/>
    <w:multiLevelType w:val="multilevel"/>
    <w:tmpl w:val="D2A0D5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2C3404C1"/>
    <w:multiLevelType w:val="multilevel"/>
    <w:tmpl w:val="2C86560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15:restartNumberingAfterBreak="0">
    <w:nsid w:val="2C493404"/>
    <w:multiLevelType w:val="multilevel"/>
    <w:tmpl w:val="95902A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2CD63A52"/>
    <w:multiLevelType w:val="multilevel"/>
    <w:tmpl w:val="1CF2D3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2DD6139C"/>
    <w:multiLevelType w:val="multilevel"/>
    <w:tmpl w:val="FB00C9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2F503991"/>
    <w:multiLevelType w:val="multilevel"/>
    <w:tmpl w:val="7BF288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30AC7CFE"/>
    <w:multiLevelType w:val="multilevel"/>
    <w:tmpl w:val="BE8E095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15:restartNumberingAfterBreak="0">
    <w:nsid w:val="315849C9"/>
    <w:multiLevelType w:val="multilevel"/>
    <w:tmpl w:val="C354F0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31636F71"/>
    <w:multiLevelType w:val="multilevel"/>
    <w:tmpl w:val="0CA6A1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32D8331F"/>
    <w:multiLevelType w:val="multilevel"/>
    <w:tmpl w:val="B840EC6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15:restartNumberingAfterBreak="0">
    <w:nsid w:val="35AE7F79"/>
    <w:multiLevelType w:val="multilevel"/>
    <w:tmpl w:val="46A0EA4A"/>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15:restartNumberingAfterBreak="0">
    <w:nsid w:val="37B026C8"/>
    <w:multiLevelType w:val="multilevel"/>
    <w:tmpl w:val="DDC220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3AFA37D7"/>
    <w:multiLevelType w:val="multilevel"/>
    <w:tmpl w:val="C13214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3B672A98"/>
    <w:multiLevelType w:val="multilevel"/>
    <w:tmpl w:val="A0788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3D006101"/>
    <w:multiLevelType w:val="multilevel"/>
    <w:tmpl w:val="6EA2A10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15:restartNumberingAfterBreak="0">
    <w:nsid w:val="3D984123"/>
    <w:multiLevelType w:val="multilevel"/>
    <w:tmpl w:val="4446A5C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15:restartNumberingAfterBreak="0">
    <w:nsid w:val="3D9D6F1A"/>
    <w:multiLevelType w:val="multilevel"/>
    <w:tmpl w:val="25186D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3FB67A15"/>
    <w:multiLevelType w:val="multilevel"/>
    <w:tmpl w:val="840C337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15:restartNumberingAfterBreak="0">
    <w:nsid w:val="4023464C"/>
    <w:multiLevelType w:val="multilevel"/>
    <w:tmpl w:val="22126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1BD2902"/>
    <w:multiLevelType w:val="multilevel"/>
    <w:tmpl w:val="F8F800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478D2C09"/>
    <w:multiLevelType w:val="multilevel"/>
    <w:tmpl w:val="0F30EB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48CC7461"/>
    <w:multiLevelType w:val="multilevel"/>
    <w:tmpl w:val="E356013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15:restartNumberingAfterBreak="0">
    <w:nsid w:val="49230CFB"/>
    <w:multiLevelType w:val="multilevel"/>
    <w:tmpl w:val="6CCC4D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4A5B4ACA"/>
    <w:multiLevelType w:val="multilevel"/>
    <w:tmpl w:val="F5AA18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4AA1393B"/>
    <w:multiLevelType w:val="multilevel"/>
    <w:tmpl w:val="A9DCF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B20551B"/>
    <w:multiLevelType w:val="multilevel"/>
    <w:tmpl w:val="577EDF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505466B2"/>
    <w:multiLevelType w:val="multilevel"/>
    <w:tmpl w:val="2434665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 w15:restartNumberingAfterBreak="0">
    <w:nsid w:val="509477AA"/>
    <w:multiLevelType w:val="multilevel"/>
    <w:tmpl w:val="E99820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15:restartNumberingAfterBreak="0">
    <w:nsid w:val="52DD248C"/>
    <w:multiLevelType w:val="multilevel"/>
    <w:tmpl w:val="8DEC07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15:restartNumberingAfterBreak="0">
    <w:nsid w:val="54EB7591"/>
    <w:multiLevelType w:val="multilevel"/>
    <w:tmpl w:val="3D5070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15:restartNumberingAfterBreak="0">
    <w:nsid w:val="5826034D"/>
    <w:multiLevelType w:val="multilevel"/>
    <w:tmpl w:val="807EFA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15:restartNumberingAfterBreak="0">
    <w:nsid w:val="58FB6956"/>
    <w:multiLevelType w:val="multilevel"/>
    <w:tmpl w:val="A5B459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15:restartNumberingAfterBreak="0">
    <w:nsid w:val="5921115A"/>
    <w:multiLevelType w:val="multilevel"/>
    <w:tmpl w:val="C0D2E0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15:restartNumberingAfterBreak="0">
    <w:nsid w:val="599732DB"/>
    <w:multiLevelType w:val="multilevel"/>
    <w:tmpl w:val="75FE2E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15:restartNumberingAfterBreak="0">
    <w:nsid w:val="5F4533AF"/>
    <w:multiLevelType w:val="multilevel"/>
    <w:tmpl w:val="09242D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15:restartNumberingAfterBreak="0">
    <w:nsid w:val="5F784775"/>
    <w:multiLevelType w:val="multilevel"/>
    <w:tmpl w:val="35AC5C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15:restartNumberingAfterBreak="0">
    <w:nsid w:val="62617733"/>
    <w:multiLevelType w:val="multilevel"/>
    <w:tmpl w:val="40A8D4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15:restartNumberingAfterBreak="0">
    <w:nsid w:val="63115457"/>
    <w:multiLevelType w:val="multilevel"/>
    <w:tmpl w:val="A8F432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15:restartNumberingAfterBreak="0">
    <w:nsid w:val="66047993"/>
    <w:multiLevelType w:val="multilevel"/>
    <w:tmpl w:val="A8D6BC3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2" w15:restartNumberingAfterBreak="0">
    <w:nsid w:val="66F22D12"/>
    <w:multiLevelType w:val="multilevel"/>
    <w:tmpl w:val="975048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15:restartNumberingAfterBreak="0">
    <w:nsid w:val="67B9603B"/>
    <w:multiLevelType w:val="multilevel"/>
    <w:tmpl w:val="157A52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15:restartNumberingAfterBreak="0">
    <w:nsid w:val="698F5748"/>
    <w:multiLevelType w:val="multilevel"/>
    <w:tmpl w:val="6546C4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15:restartNumberingAfterBreak="0">
    <w:nsid w:val="69DA2EF6"/>
    <w:multiLevelType w:val="multilevel"/>
    <w:tmpl w:val="46A0EA4A"/>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6" w15:restartNumberingAfterBreak="0">
    <w:nsid w:val="6A3C4CA1"/>
    <w:multiLevelType w:val="multilevel"/>
    <w:tmpl w:val="1BA03F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15:restartNumberingAfterBreak="0">
    <w:nsid w:val="6A701D7C"/>
    <w:multiLevelType w:val="multilevel"/>
    <w:tmpl w:val="A07ACF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15:restartNumberingAfterBreak="0">
    <w:nsid w:val="6B2C3E7E"/>
    <w:multiLevelType w:val="multilevel"/>
    <w:tmpl w:val="6D5A83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15:restartNumberingAfterBreak="0">
    <w:nsid w:val="6D2020BF"/>
    <w:multiLevelType w:val="multilevel"/>
    <w:tmpl w:val="FEFA4CA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0" w15:restartNumberingAfterBreak="0">
    <w:nsid w:val="6F572940"/>
    <w:multiLevelType w:val="multilevel"/>
    <w:tmpl w:val="543A9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15:restartNumberingAfterBreak="0">
    <w:nsid w:val="6F8810E4"/>
    <w:multiLevelType w:val="multilevel"/>
    <w:tmpl w:val="733C597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2" w15:restartNumberingAfterBreak="0">
    <w:nsid w:val="6FDE6CF9"/>
    <w:multiLevelType w:val="multilevel"/>
    <w:tmpl w:val="A9C0A7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15:restartNumberingAfterBreak="0">
    <w:nsid w:val="72B42C12"/>
    <w:multiLevelType w:val="multilevel"/>
    <w:tmpl w:val="CCAEDF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15:restartNumberingAfterBreak="0">
    <w:nsid w:val="73D213AB"/>
    <w:multiLevelType w:val="multilevel"/>
    <w:tmpl w:val="72C6B4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15:restartNumberingAfterBreak="0">
    <w:nsid w:val="7620091D"/>
    <w:multiLevelType w:val="multilevel"/>
    <w:tmpl w:val="7F7649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15:restartNumberingAfterBreak="0">
    <w:nsid w:val="766E2AC5"/>
    <w:multiLevelType w:val="multilevel"/>
    <w:tmpl w:val="F54628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15:restartNumberingAfterBreak="0">
    <w:nsid w:val="768100BE"/>
    <w:multiLevelType w:val="multilevel"/>
    <w:tmpl w:val="6C1E3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6B716B5"/>
    <w:multiLevelType w:val="multilevel"/>
    <w:tmpl w:val="B8E6E2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15:restartNumberingAfterBreak="0">
    <w:nsid w:val="77194B6D"/>
    <w:multiLevelType w:val="multilevel"/>
    <w:tmpl w:val="D17E5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A265338"/>
    <w:multiLevelType w:val="multilevel"/>
    <w:tmpl w:val="CAC43F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15:restartNumberingAfterBreak="0">
    <w:nsid w:val="7A444D03"/>
    <w:multiLevelType w:val="multilevel"/>
    <w:tmpl w:val="46A0EA4A"/>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2" w15:restartNumberingAfterBreak="0">
    <w:nsid w:val="7AA84D5E"/>
    <w:multiLevelType w:val="multilevel"/>
    <w:tmpl w:val="9DCC13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15:restartNumberingAfterBreak="0">
    <w:nsid w:val="7C4072D8"/>
    <w:multiLevelType w:val="multilevel"/>
    <w:tmpl w:val="156632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15:restartNumberingAfterBreak="0">
    <w:nsid w:val="7C790323"/>
    <w:multiLevelType w:val="multilevel"/>
    <w:tmpl w:val="FB744D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15:restartNumberingAfterBreak="0">
    <w:nsid w:val="7CF34EAD"/>
    <w:multiLevelType w:val="multilevel"/>
    <w:tmpl w:val="154A11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15:restartNumberingAfterBreak="0">
    <w:nsid w:val="7D4E6D0B"/>
    <w:multiLevelType w:val="multilevel"/>
    <w:tmpl w:val="281C06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15:restartNumberingAfterBreak="0">
    <w:nsid w:val="7DFF6E17"/>
    <w:multiLevelType w:val="multilevel"/>
    <w:tmpl w:val="84E4C7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15:restartNumberingAfterBreak="0">
    <w:nsid w:val="7E6D68E2"/>
    <w:multiLevelType w:val="multilevel"/>
    <w:tmpl w:val="E910A0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51694226">
    <w:abstractNumId w:val="98"/>
  </w:num>
  <w:num w:numId="2" w16cid:durableId="297882457">
    <w:abstractNumId w:val="76"/>
  </w:num>
  <w:num w:numId="3" w16cid:durableId="647051847">
    <w:abstractNumId w:val="85"/>
  </w:num>
  <w:num w:numId="4" w16cid:durableId="2076775173">
    <w:abstractNumId w:val="28"/>
  </w:num>
  <w:num w:numId="5" w16cid:durableId="1600331358">
    <w:abstractNumId w:val="64"/>
  </w:num>
  <w:num w:numId="6" w16cid:durableId="2122921069">
    <w:abstractNumId w:val="82"/>
  </w:num>
  <w:num w:numId="7" w16cid:durableId="297420608">
    <w:abstractNumId w:val="95"/>
  </w:num>
  <w:num w:numId="8" w16cid:durableId="1878347625">
    <w:abstractNumId w:val="83"/>
  </w:num>
  <w:num w:numId="9" w16cid:durableId="1505431986">
    <w:abstractNumId w:val="50"/>
  </w:num>
  <w:num w:numId="10" w16cid:durableId="2049990257">
    <w:abstractNumId w:val="92"/>
  </w:num>
  <w:num w:numId="11" w16cid:durableId="37559609">
    <w:abstractNumId w:val="90"/>
  </w:num>
  <w:num w:numId="12" w16cid:durableId="2004045268">
    <w:abstractNumId w:val="96"/>
  </w:num>
  <w:num w:numId="13" w16cid:durableId="1396313637">
    <w:abstractNumId w:val="21"/>
  </w:num>
  <w:num w:numId="14" w16cid:durableId="1881892279">
    <w:abstractNumId w:val="49"/>
  </w:num>
  <w:num w:numId="15" w16cid:durableId="883516900">
    <w:abstractNumId w:val="56"/>
  </w:num>
  <w:num w:numId="16" w16cid:durableId="1463844284">
    <w:abstractNumId w:val="80"/>
  </w:num>
  <w:num w:numId="17" w16cid:durableId="1909874090">
    <w:abstractNumId w:val="53"/>
  </w:num>
  <w:num w:numId="18" w16cid:durableId="2044095523">
    <w:abstractNumId w:val="19"/>
  </w:num>
  <w:num w:numId="19" w16cid:durableId="2092501329">
    <w:abstractNumId w:val="34"/>
  </w:num>
  <w:num w:numId="20" w16cid:durableId="1087534640">
    <w:abstractNumId w:val="29"/>
  </w:num>
  <w:num w:numId="21" w16cid:durableId="229461818">
    <w:abstractNumId w:val="12"/>
  </w:num>
  <w:num w:numId="22" w16cid:durableId="1559437412">
    <w:abstractNumId w:val="93"/>
  </w:num>
  <w:num w:numId="23" w16cid:durableId="837311850">
    <w:abstractNumId w:val="16"/>
  </w:num>
  <w:num w:numId="24" w16cid:durableId="1736659303">
    <w:abstractNumId w:val="20"/>
  </w:num>
  <w:num w:numId="25" w16cid:durableId="830608486">
    <w:abstractNumId w:val="52"/>
  </w:num>
  <w:num w:numId="26" w16cid:durableId="1624917933">
    <w:abstractNumId w:val="47"/>
  </w:num>
  <w:num w:numId="27" w16cid:durableId="250359238">
    <w:abstractNumId w:val="37"/>
  </w:num>
  <w:num w:numId="28" w16cid:durableId="1043477641">
    <w:abstractNumId w:val="65"/>
  </w:num>
  <w:num w:numId="29" w16cid:durableId="707099551">
    <w:abstractNumId w:val="36"/>
  </w:num>
  <w:num w:numId="30" w16cid:durableId="848907574">
    <w:abstractNumId w:val="9"/>
  </w:num>
  <w:num w:numId="31" w16cid:durableId="121272791">
    <w:abstractNumId w:val="32"/>
  </w:num>
  <w:num w:numId="32" w16cid:durableId="2093889589">
    <w:abstractNumId w:val="67"/>
  </w:num>
  <w:num w:numId="33" w16cid:durableId="1057507835">
    <w:abstractNumId w:val="88"/>
  </w:num>
  <w:num w:numId="34" w16cid:durableId="754472086">
    <w:abstractNumId w:val="44"/>
  </w:num>
  <w:num w:numId="35" w16cid:durableId="944993503">
    <w:abstractNumId w:val="61"/>
  </w:num>
  <w:num w:numId="36" w16cid:durableId="945818609">
    <w:abstractNumId w:val="86"/>
  </w:num>
  <w:num w:numId="37" w16cid:durableId="118837205">
    <w:abstractNumId w:val="60"/>
  </w:num>
  <w:num w:numId="38" w16cid:durableId="1714308134">
    <w:abstractNumId w:val="18"/>
  </w:num>
  <w:num w:numId="39" w16cid:durableId="1866821827">
    <w:abstractNumId w:val="84"/>
  </w:num>
  <w:num w:numId="40" w16cid:durableId="306935685">
    <w:abstractNumId w:val="40"/>
  </w:num>
  <w:num w:numId="41" w16cid:durableId="948387952">
    <w:abstractNumId w:val="0"/>
  </w:num>
  <w:num w:numId="42" w16cid:durableId="1330670844">
    <w:abstractNumId w:val="33"/>
  </w:num>
  <w:num w:numId="43" w16cid:durableId="8992173">
    <w:abstractNumId w:val="68"/>
  </w:num>
  <w:num w:numId="44" w16cid:durableId="1076897666">
    <w:abstractNumId w:val="70"/>
  </w:num>
  <w:num w:numId="45" w16cid:durableId="2082213007">
    <w:abstractNumId w:val="72"/>
  </w:num>
  <w:num w:numId="46" w16cid:durableId="1994867366">
    <w:abstractNumId w:val="15"/>
  </w:num>
  <w:num w:numId="47" w16cid:durableId="38867503">
    <w:abstractNumId w:val="54"/>
  </w:num>
  <w:num w:numId="48" w16cid:durableId="12032">
    <w:abstractNumId w:val="31"/>
  </w:num>
  <w:num w:numId="49" w16cid:durableId="81537669">
    <w:abstractNumId w:val="11"/>
  </w:num>
  <w:num w:numId="50" w16cid:durableId="1413160019">
    <w:abstractNumId w:val="58"/>
  </w:num>
  <w:num w:numId="51" w16cid:durableId="1445732997">
    <w:abstractNumId w:val="4"/>
  </w:num>
  <w:num w:numId="52" w16cid:durableId="433524586">
    <w:abstractNumId w:val="5"/>
  </w:num>
  <w:num w:numId="53" w16cid:durableId="1207793684">
    <w:abstractNumId w:val="42"/>
  </w:num>
  <w:num w:numId="54" w16cid:durableId="254554504">
    <w:abstractNumId w:val="6"/>
  </w:num>
  <w:num w:numId="55" w16cid:durableId="1493836918">
    <w:abstractNumId w:val="27"/>
  </w:num>
  <w:num w:numId="56" w16cid:durableId="876892307">
    <w:abstractNumId w:val="13"/>
  </w:num>
  <w:num w:numId="57" w16cid:durableId="629096263">
    <w:abstractNumId w:val="94"/>
  </w:num>
  <w:num w:numId="58" w16cid:durableId="1708065672">
    <w:abstractNumId w:val="81"/>
  </w:num>
  <w:num w:numId="59" w16cid:durableId="491651075">
    <w:abstractNumId w:val="73"/>
  </w:num>
  <w:num w:numId="60" w16cid:durableId="814176504">
    <w:abstractNumId w:val="17"/>
  </w:num>
  <w:num w:numId="61" w16cid:durableId="281425995">
    <w:abstractNumId w:val="39"/>
  </w:num>
  <w:num w:numId="62" w16cid:durableId="1754935052">
    <w:abstractNumId w:val="77"/>
  </w:num>
  <w:num w:numId="63" w16cid:durableId="1421828987">
    <w:abstractNumId w:val="74"/>
  </w:num>
  <w:num w:numId="64" w16cid:durableId="494999035">
    <w:abstractNumId w:val="3"/>
  </w:num>
  <w:num w:numId="65" w16cid:durableId="1979453272">
    <w:abstractNumId w:val="79"/>
  </w:num>
  <w:num w:numId="66" w16cid:durableId="19279962">
    <w:abstractNumId w:val="69"/>
  </w:num>
  <w:num w:numId="67" w16cid:durableId="1976375815">
    <w:abstractNumId w:val="78"/>
  </w:num>
  <w:num w:numId="68" w16cid:durableId="1228687413">
    <w:abstractNumId w:val="48"/>
  </w:num>
  <w:num w:numId="69" w16cid:durableId="906378257">
    <w:abstractNumId w:val="59"/>
  </w:num>
  <w:num w:numId="70" w16cid:durableId="224798844">
    <w:abstractNumId w:val="97"/>
  </w:num>
  <w:num w:numId="71" w16cid:durableId="322200482">
    <w:abstractNumId w:val="71"/>
  </w:num>
  <w:num w:numId="72" w16cid:durableId="120152371">
    <w:abstractNumId w:val="46"/>
  </w:num>
  <w:num w:numId="73" w16cid:durableId="1154109256">
    <w:abstractNumId w:val="30"/>
  </w:num>
  <w:num w:numId="74" w16cid:durableId="737166485">
    <w:abstractNumId w:val="10"/>
  </w:num>
  <w:num w:numId="75" w16cid:durableId="2128624389">
    <w:abstractNumId w:val="1"/>
  </w:num>
  <w:num w:numId="76" w16cid:durableId="1107501684">
    <w:abstractNumId w:val="14"/>
  </w:num>
  <w:num w:numId="77" w16cid:durableId="192771691">
    <w:abstractNumId w:val="66"/>
  </w:num>
  <w:num w:numId="78" w16cid:durableId="23601004">
    <w:abstractNumId w:val="62"/>
  </w:num>
  <w:num w:numId="79" w16cid:durableId="1973366569">
    <w:abstractNumId w:val="41"/>
  </w:num>
  <w:num w:numId="80" w16cid:durableId="2053380691">
    <w:abstractNumId w:val="23"/>
  </w:num>
  <w:num w:numId="81" w16cid:durableId="1969047745">
    <w:abstractNumId w:val="8"/>
  </w:num>
  <w:num w:numId="82" w16cid:durableId="1412392819">
    <w:abstractNumId w:val="55"/>
  </w:num>
  <w:num w:numId="83" w16cid:durableId="59718102">
    <w:abstractNumId w:val="26"/>
  </w:num>
  <w:num w:numId="84" w16cid:durableId="1736200039">
    <w:abstractNumId w:val="63"/>
  </w:num>
  <w:num w:numId="85" w16cid:durableId="846139689">
    <w:abstractNumId w:val="35"/>
  </w:num>
  <w:num w:numId="86" w16cid:durableId="559950246">
    <w:abstractNumId w:val="38"/>
  </w:num>
  <w:num w:numId="87" w16cid:durableId="117186967">
    <w:abstractNumId w:val="45"/>
  </w:num>
  <w:num w:numId="88" w16cid:durableId="14768864">
    <w:abstractNumId w:val="2"/>
  </w:num>
  <w:num w:numId="89" w16cid:durableId="1260413512">
    <w:abstractNumId w:val="24"/>
  </w:num>
  <w:num w:numId="90" w16cid:durableId="355934307">
    <w:abstractNumId w:val="22"/>
  </w:num>
  <w:num w:numId="91" w16cid:durableId="1720593484">
    <w:abstractNumId w:val="25"/>
  </w:num>
  <w:num w:numId="92" w16cid:durableId="482355436">
    <w:abstractNumId w:val="51"/>
  </w:num>
  <w:num w:numId="93" w16cid:durableId="1862166022">
    <w:abstractNumId w:val="89"/>
  </w:num>
  <w:num w:numId="94" w16cid:durableId="503858527">
    <w:abstractNumId w:val="57"/>
  </w:num>
  <w:num w:numId="95" w16cid:durableId="1982533475">
    <w:abstractNumId w:val="91"/>
  </w:num>
  <w:num w:numId="96" w16cid:durableId="128279890">
    <w:abstractNumId w:val="43"/>
  </w:num>
  <w:num w:numId="97" w16cid:durableId="2118671223">
    <w:abstractNumId w:val="87"/>
  </w:num>
  <w:num w:numId="98" w16cid:durableId="1851721741">
    <w:abstractNumId w:val="7"/>
  </w:num>
  <w:num w:numId="99" w16cid:durableId="514922923">
    <w:abstractNumId w:val="7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anina Nalagy">
    <w15:presenceInfo w15:providerId="AD" w15:userId="S::jnalagy@rec.co.mz::605b124c-b910-4bc4-9230-03127b1ccaa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trackRevision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1B58"/>
    <w:rsid w:val="00121A42"/>
    <w:rsid w:val="002C1987"/>
    <w:rsid w:val="00341B58"/>
    <w:rsid w:val="00522421"/>
    <w:rsid w:val="005527CF"/>
    <w:rsid w:val="005C188E"/>
    <w:rsid w:val="006E1279"/>
    <w:rsid w:val="00763019"/>
    <w:rsid w:val="00AA38FF"/>
    <w:rsid w:val="00BB1003"/>
    <w:rsid w:val="00BB4A75"/>
    <w:rsid w:val="00BC58AD"/>
    <w:rsid w:val="00D91FE1"/>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4E4615"/>
  <w15:docId w15:val="{DE203E6C-D293-4E4C-ACF5-F4D338A88E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pt-PT"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Tipodeletrapredefinidodopargraf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paragraph" w:styleId="Reviso">
    <w:name w:val="Revision"/>
    <w:hidden/>
    <w:uiPriority w:val="99"/>
    <w:semiHidden/>
    <w:rsid w:val="00763019"/>
    <w:pPr>
      <w:spacing w:line="240" w:lineRule="auto"/>
    </w:pPr>
  </w:style>
  <w:style w:type="character" w:styleId="Hiperligao">
    <w:name w:val="Hyperlink"/>
    <w:basedOn w:val="Tipodeletrapredefinidodopargrafo"/>
    <w:uiPriority w:val="99"/>
    <w:unhideWhenUsed/>
    <w:rsid w:val="00121A42"/>
    <w:rPr>
      <w:color w:val="0000FF" w:themeColor="hyperlink"/>
      <w:u w:val="single"/>
    </w:rPr>
  </w:style>
  <w:style w:type="character" w:styleId="MenoNoResolvida">
    <w:name w:val="Unresolved Mention"/>
    <w:basedOn w:val="Tipodeletrapredefinidodopargrafo"/>
    <w:uiPriority w:val="99"/>
    <w:semiHidden/>
    <w:unhideWhenUsed/>
    <w:rsid w:val="00121A42"/>
    <w:rPr>
      <w:color w:val="605E5C"/>
      <w:shd w:val="clear" w:color="auto" w:fill="E1DFDD"/>
    </w:rPr>
  </w:style>
  <w:style w:type="paragraph" w:styleId="PargrafodaLista">
    <w:name w:val="List Paragraph"/>
    <w:basedOn w:val="Normal"/>
    <w:uiPriority w:val="34"/>
    <w:qFormat/>
    <w:rsid w:val="00121A42"/>
    <w:pPr>
      <w:ind w:left="720"/>
      <w:contextualSpacing/>
    </w:pPr>
  </w:style>
  <w:style w:type="paragraph" w:styleId="NormalWeb">
    <w:name w:val="Normal (Web)"/>
    <w:basedOn w:val="Normal"/>
    <w:uiPriority w:val="99"/>
    <w:semiHidden/>
    <w:unhideWhenUsed/>
    <w:rsid w:val="00BB1003"/>
    <w:rPr>
      <w:rFonts w:ascii="Times New Roman" w:hAnsi="Times New Roman" w:cs="Times New Roman"/>
      <w:sz w:val="24"/>
      <w:szCs w:val="24"/>
    </w:rPr>
  </w:style>
  <w:style w:type="character" w:styleId="Forte">
    <w:name w:val="Strong"/>
    <w:basedOn w:val="Tipodeletrapredefinidodopargrafo"/>
    <w:uiPriority w:val="22"/>
    <w:qFormat/>
    <w:rsid w:val="00BB100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people" Target="people.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37</Pages>
  <Words>11286</Words>
  <Characters>60950</Characters>
  <Application>Microsoft Office Word</Application>
  <DocSecurity>0</DocSecurity>
  <Lines>507</Lines>
  <Paragraphs>144</Paragraphs>
  <ScaleCrop>false</ScaleCrop>
  <Company/>
  <LinksUpToDate>false</LinksUpToDate>
  <CharactersWithSpaces>72092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Janina Nalagy</dc:creator>
  <cp:lastModifiedBy>Janina Nalagy</cp:lastModifiedBy>
  <cp:revision>2</cp:revision>
  <dcterms:created xsi:type="dcterms:W3CDTF">2026-04-16T16:06:00Z</dcterms:created>
  <dcterms:modified xsi:type="dcterms:W3CDTF">2026-04-16T16:06:00Z</dcterms:modified>
</cp:coreProperties>
</file>